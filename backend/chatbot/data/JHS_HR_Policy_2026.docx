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F446E" w14:textId="4F78CDCF" w:rsidR="00870831" w:rsidRPr="002D24EC" w:rsidRDefault="00870831" w:rsidP="00870831">
      <w:pPr>
        <w:jc w:val="center"/>
        <w:rPr>
          <w:rFonts w:ascii="Garamond" w:hAnsi="Garamond"/>
        </w:rPr>
      </w:pPr>
      <w:r w:rsidRPr="002D24EC">
        <w:rPr>
          <w:rFonts w:ascii="Garamond" w:hAnsi="Garamond"/>
          <w:noProof/>
        </w:rPr>
        <w:drawing>
          <wp:anchor distT="0" distB="0" distL="114300" distR="114300" simplePos="0" relativeHeight="251659264" behindDoc="0" locked="0" layoutInCell="1" allowOverlap="1" wp14:anchorId="41BEB45C" wp14:editId="6A39CBC3">
            <wp:simplePos x="0" y="0"/>
            <wp:positionH relativeFrom="column">
              <wp:posOffset>716902</wp:posOffset>
            </wp:positionH>
            <wp:positionV relativeFrom="paragraph">
              <wp:posOffset>1304029</wp:posOffset>
            </wp:positionV>
            <wp:extent cx="4941468" cy="1600574"/>
            <wp:effectExtent l="0" t="0" r="0" b="0"/>
            <wp:wrapNone/>
            <wp:docPr id="1774791379" name="Picture 177479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318865-7cde-427f-a3d8-17f38e8e104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1468" cy="1600574"/>
                    </a:xfrm>
                    <a:prstGeom prst="rect">
                      <a:avLst/>
                    </a:prstGeom>
                  </pic:spPr>
                </pic:pic>
              </a:graphicData>
            </a:graphic>
            <wp14:sizeRelH relativeFrom="page">
              <wp14:pctWidth>0</wp14:pctWidth>
            </wp14:sizeRelH>
            <wp14:sizeRelV relativeFrom="page">
              <wp14:pctHeight>0</wp14:pctHeight>
            </wp14:sizeRelV>
          </wp:anchor>
        </w:drawing>
      </w:r>
      <w:r w:rsidRPr="002D24EC">
        <w:rPr>
          <w:rFonts w:ascii="Garamond" w:hAnsi="Garamond"/>
          <w:noProof/>
        </w:rPr>
        <mc:AlternateContent>
          <mc:Choice Requires="wps">
            <w:drawing>
              <wp:anchor distT="0" distB="0" distL="114300" distR="114300" simplePos="0" relativeHeight="251661312" behindDoc="0" locked="0" layoutInCell="1" allowOverlap="1" wp14:anchorId="77E83A7A" wp14:editId="279C9296">
                <wp:simplePos x="0" y="0"/>
                <wp:positionH relativeFrom="column">
                  <wp:posOffset>524249</wp:posOffset>
                </wp:positionH>
                <wp:positionV relativeFrom="paragraph">
                  <wp:posOffset>3482415</wp:posOffset>
                </wp:positionV>
                <wp:extent cx="5136776" cy="2178423"/>
                <wp:effectExtent l="0" t="0" r="0" b="0"/>
                <wp:wrapNone/>
                <wp:docPr id="1390690957" name="Text Box 1"/>
                <wp:cNvGraphicFramePr/>
                <a:graphic xmlns:a="http://schemas.openxmlformats.org/drawingml/2006/main">
                  <a:graphicData uri="http://schemas.microsoft.com/office/word/2010/wordprocessingShape">
                    <wps:wsp>
                      <wps:cNvSpPr txBox="1"/>
                      <wps:spPr>
                        <a:xfrm>
                          <a:off x="0" y="0"/>
                          <a:ext cx="5136776" cy="2178423"/>
                        </a:xfrm>
                        <a:prstGeom prst="rect">
                          <a:avLst/>
                        </a:prstGeom>
                        <a:noFill/>
                        <a:ln>
                          <a:noFill/>
                        </a:ln>
                      </wps:spPr>
                      <wps:txbx>
                        <w:txbxContent>
                          <w:p w14:paraId="72E1FB52" w14:textId="77777777" w:rsidR="00870831" w:rsidRPr="00870831" w:rsidRDefault="00870831" w:rsidP="00870831">
                            <w:pPr>
                              <w:jc w:val="center"/>
                              <w:rPr>
                                <w:b/>
                                <w:color w:val="000000" w:themeColor="text1"/>
                                <w:sz w:val="21"/>
                                <w:szCs w:val="2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70831">
                              <w:rPr>
                                <w:b/>
                                <w:color w:val="000000" w:themeColor="text1"/>
                                <w:sz w:val="72"/>
                                <w:szCs w:val="2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HR POLICY HANDBOOK</w:t>
                            </w:r>
                          </w:p>
                          <w:p w14:paraId="2F7849BF" w14:textId="0F68BE14" w:rsidR="00870831" w:rsidRPr="00870831" w:rsidRDefault="00870831" w:rsidP="00870831">
                            <w:pPr>
                              <w:jc w:val="center"/>
                              <w:rPr>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831">
                              <w:rPr>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2026-2</w:t>
                            </w:r>
                            <w:r>
                              <w:rPr>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83A7A" id="_x0000_t202" coordsize="21600,21600" o:spt="202" path="m,l,21600r21600,l21600,xe">
                <v:stroke joinstyle="miter"/>
                <v:path gradientshapeok="t" o:connecttype="rect"/>
              </v:shapetype>
              <v:shape id="Text Box 1" o:spid="_x0000_s1026" type="#_x0000_t202" style="position:absolute;left:0;text-align:left;margin-left:41.3pt;margin-top:274.2pt;width:404.45pt;height:17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" filled="f" stroked="f">
                <v:textbox>
                  <w:txbxContent>
                    <w:p w14:paraId="72E1FB52" w14:textId="77777777" w:rsidR="00870831" w:rsidRPr="00870831" w:rsidRDefault="00870831" w:rsidP="00870831">
                      <w:pPr>
                        <w:jc w:val="center"/>
                        <w:rPr>
                          <w:b/>
                          <w:color w:val="000000" w:themeColor="text1"/>
                          <w:sz w:val="21"/>
                          <w:szCs w:val="2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70831">
                        <w:rPr>
                          <w:b/>
                          <w:color w:val="000000" w:themeColor="text1"/>
                          <w:sz w:val="72"/>
                          <w:szCs w:val="2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HR POLICY HANDBOOK</w:t>
                      </w:r>
                    </w:p>
                    <w:p w14:paraId="2F7849BF" w14:textId="0F68BE14" w:rsidR="00870831" w:rsidRPr="00870831" w:rsidRDefault="00870831" w:rsidP="00870831">
                      <w:pPr>
                        <w:jc w:val="center"/>
                        <w:rPr>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831">
                        <w:rPr>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2026-2</w:t>
                      </w:r>
                      <w:r>
                        <w:rPr>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xbxContent>
                </v:textbox>
              </v:shape>
            </w:pict>
          </mc:Fallback>
        </mc:AlternateContent>
      </w:r>
      <w:r w:rsidR="001802E6" w:rsidRPr="002D24EC">
        <w:rPr>
          <w:rFonts w:ascii="Garamond" w:hAnsi="Garamond"/>
        </w:rPr>
        <w:br w:type="page"/>
      </w:r>
    </w:p>
    <w:p w14:paraId="6B4670AF" w14:textId="77777777" w:rsidR="002D24EC" w:rsidRPr="002D24EC" w:rsidRDefault="00870831">
      <w:pPr>
        <w:pStyle w:val="TOCHeading"/>
        <w:rPr>
          <w:rFonts w:ascii="Garamond" w:hAnsi="Garamond"/>
          <w:sz w:val="20"/>
          <w:szCs w:val="20"/>
        </w:rPr>
      </w:pPr>
      <w:r w:rsidRPr="002D24EC">
        <w:rPr>
          <w:rFonts w:ascii="Garamond" w:hAnsi="Garamond"/>
          <w:sz w:val="20"/>
          <w:szCs w:val="20"/>
        </w:rPr>
        <w:lastRenderedPageBreak/>
        <w:br/>
      </w:r>
    </w:p>
    <w:sdt>
      <w:sdtPr>
        <w:rPr>
          <w:rFonts w:ascii="Garamond" w:hAnsi="Garamond"/>
        </w:rPr>
        <w:id w:val="982819873"/>
        <w:docPartObj>
          <w:docPartGallery w:val="Table of Contents"/>
          <w:docPartUnique/>
        </w:docPartObj>
      </w:sdtPr>
      <w:sdtEndPr>
        <w:rPr>
          <w:b/>
          <w:bCs/>
          <w:noProof/>
        </w:rPr>
      </w:sdtEndPr>
      <w:sdtContent>
        <w:p w14:paraId="579133DF" w14:textId="5C2E762C" w:rsidR="001802E6" w:rsidRDefault="002D24EC" w:rsidP="002D24EC">
          <w:pPr>
            <w:jc w:val="center"/>
            <w:rPr>
              <w:rFonts w:ascii="Garamond" w:hAnsi="Garamond"/>
              <w:b/>
              <w:bCs/>
              <w:sz w:val="36"/>
              <w:szCs w:val="36"/>
              <w:u w:val="single"/>
            </w:rPr>
          </w:pPr>
          <w:r w:rsidRPr="002D24EC">
            <w:rPr>
              <w:rFonts w:ascii="Garamond" w:hAnsi="Garamond"/>
              <w:b/>
              <w:bCs/>
              <w:sz w:val="36"/>
              <w:szCs w:val="36"/>
              <w:u w:val="single"/>
            </w:rPr>
            <w:t>TABLE OF CONTENTS</w:t>
          </w:r>
        </w:p>
        <w:p w14:paraId="15DB9081" w14:textId="77777777" w:rsidR="002D24EC" w:rsidRDefault="002D24EC" w:rsidP="002D24EC">
          <w:pPr>
            <w:jc w:val="center"/>
            <w:rPr>
              <w:rFonts w:ascii="Garamond" w:hAnsi="Garamond"/>
              <w:b/>
              <w:bCs/>
              <w:sz w:val="36"/>
              <w:szCs w:val="36"/>
              <w:u w:val="single"/>
            </w:rPr>
          </w:pPr>
        </w:p>
        <w:p w14:paraId="2441FA91" w14:textId="77777777" w:rsidR="002D24EC" w:rsidRPr="002D24EC" w:rsidRDefault="002D24EC" w:rsidP="002D24EC">
          <w:pPr>
            <w:jc w:val="center"/>
            <w:rPr>
              <w:rFonts w:ascii="Garamond" w:hAnsi="Garamond"/>
              <w:b/>
              <w:bCs/>
              <w:sz w:val="36"/>
              <w:szCs w:val="36"/>
              <w:u w:val="single"/>
            </w:rPr>
          </w:pPr>
        </w:p>
        <w:p w14:paraId="7C959A9E" w14:textId="7213A0B3" w:rsidR="0033151A" w:rsidRDefault="001802E6">
          <w:pPr>
            <w:pStyle w:val="TOC1"/>
            <w:tabs>
              <w:tab w:val="right" w:leader="dot" w:pos="10070"/>
            </w:tabs>
            <w:rPr>
              <w:rFonts w:eastAsiaTheme="minorEastAsia" w:cstheme="minorBidi"/>
              <w:b w:val="0"/>
              <w:bCs w:val="0"/>
              <w:i w:val="0"/>
              <w:iCs w:val="0"/>
              <w:noProof/>
              <w:kern w:val="2"/>
              <w:lang w:eastAsia="en-GB"/>
              <w14:ligatures w14:val="standardContextual"/>
            </w:rPr>
          </w:pPr>
          <w:r w:rsidRPr="002D24EC">
            <w:rPr>
              <w:rFonts w:ascii="Garamond" w:hAnsi="Garamond"/>
              <w:b w:val="0"/>
              <w:bCs w:val="0"/>
              <w:i w:val="0"/>
              <w:iCs w:val="0"/>
              <w:sz w:val="20"/>
              <w:szCs w:val="20"/>
            </w:rPr>
            <w:fldChar w:fldCharType="begin"/>
          </w:r>
          <w:r w:rsidRPr="002D24EC">
            <w:rPr>
              <w:rFonts w:ascii="Garamond" w:hAnsi="Garamond"/>
              <w:i w:val="0"/>
              <w:iCs w:val="0"/>
              <w:sz w:val="20"/>
              <w:szCs w:val="20"/>
            </w:rPr>
            <w:instrText xml:space="preserve"> TOC \o "1-3" \h \z \u </w:instrText>
          </w:r>
          <w:r w:rsidRPr="002D24EC">
            <w:rPr>
              <w:rFonts w:ascii="Garamond" w:hAnsi="Garamond"/>
              <w:b w:val="0"/>
              <w:bCs w:val="0"/>
              <w:i w:val="0"/>
              <w:iCs w:val="0"/>
              <w:sz w:val="20"/>
              <w:szCs w:val="20"/>
            </w:rPr>
            <w:fldChar w:fldCharType="separate"/>
          </w:r>
          <w:hyperlink w:anchor="_Toc226009712" w:history="1">
            <w:r w:rsidR="0033151A" w:rsidRPr="003E7353">
              <w:rPr>
                <w:rStyle w:val="Hyperlink"/>
                <w:rFonts w:ascii="Garamond" w:hAnsi="Garamond"/>
                <w:noProof/>
              </w:rPr>
              <w:t>1. ABOUT JHS</w:t>
            </w:r>
            <w:r w:rsidR="0033151A">
              <w:rPr>
                <w:noProof/>
                <w:webHidden/>
              </w:rPr>
              <w:tab/>
            </w:r>
            <w:r w:rsidR="0033151A">
              <w:rPr>
                <w:noProof/>
                <w:webHidden/>
              </w:rPr>
              <w:fldChar w:fldCharType="begin"/>
            </w:r>
            <w:r w:rsidR="0033151A">
              <w:rPr>
                <w:noProof/>
                <w:webHidden/>
              </w:rPr>
              <w:instrText xml:space="preserve"> PAGEREF _Toc226009712 \h </w:instrText>
            </w:r>
            <w:r w:rsidR="0033151A">
              <w:rPr>
                <w:noProof/>
                <w:webHidden/>
              </w:rPr>
            </w:r>
            <w:r w:rsidR="0033151A">
              <w:rPr>
                <w:noProof/>
                <w:webHidden/>
              </w:rPr>
              <w:fldChar w:fldCharType="separate"/>
            </w:r>
            <w:r w:rsidR="0033151A">
              <w:rPr>
                <w:noProof/>
                <w:webHidden/>
              </w:rPr>
              <w:t>3</w:t>
            </w:r>
            <w:r w:rsidR="0033151A">
              <w:rPr>
                <w:noProof/>
                <w:webHidden/>
              </w:rPr>
              <w:fldChar w:fldCharType="end"/>
            </w:r>
          </w:hyperlink>
        </w:p>
        <w:p w14:paraId="12599ABC" w14:textId="502E72C4"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13" w:history="1">
            <w:r w:rsidRPr="003E7353">
              <w:rPr>
                <w:rStyle w:val="Hyperlink"/>
                <w:rFonts w:ascii="Garamond" w:hAnsi="Garamond"/>
                <w:noProof/>
              </w:rPr>
              <w:t>2. JOINING &amp; ONBOARDING</w:t>
            </w:r>
            <w:r>
              <w:rPr>
                <w:noProof/>
                <w:webHidden/>
              </w:rPr>
              <w:tab/>
            </w:r>
            <w:r>
              <w:rPr>
                <w:noProof/>
                <w:webHidden/>
              </w:rPr>
              <w:fldChar w:fldCharType="begin"/>
            </w:r>
            <w:r>
              <w:rPr>
                <w:noProof/>
                <w:webHidden/>
              </w:rPr>
              <w:instrText xml:space="preserve"> PAGEREF _Toc226009713 \h </w:instrText>
            </w:r>
            <w:r>
              <w:rPr>
                <w:noProof/>
                <w:webHidden/>
              </w:rPr>
            </w:r>
            <w:r>
              <w:rPr>
                <w:noProof/>
                <w:webHidden/>
              </w:rPr>
              <w:fldChar w:fldCharType="separate"/>
            </w:r>
            <w:r>
              <w:rPr>
                <w:noProof/>
                <w:webHidden/>
              </w:rPr>
              <w:t>4</w:t>
            </w:r>
            <w:r>
              <w:rPr>
                <w:noProof/>
                <w:webHidden/>
              </w:rPr>
              <w:fldChar w:fldCharType="end"/>
            </w:r>
          </w:hyperlink>
        </w:p>
        <w:p w14:paraId="1291D107" w14:textId="0C541976"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14" w:history="1">
            <w:r w:rsidRPr="003E7353">
              <w:rPr>
                <w:rStyle w:val="Hyperlink"/>
                <w:rFonts w:ascii="Garamond" w:hAnsi="Garamond"/>
                <w:noProof/>
              </w:rPr>
              <w:t>3. OFFICE HOURS &amp; ATTENDANCE</w:t>
            </w:r>
            <w:r>
              <w:rPr>
                <w:noProof/>
                <w:webHidden/>
              </w:rPr>
              <w:tab/>
            </w:r>
            <w:r>
              <w:rPr>
                <w:noProof/>
                <w:webHidden/>
              </w:rPr>
              <w:fldChar w:fldCharType="begin"/>
            </w:r>
            <w:r>
              <w:rPr>
                <w:noProof/>
                <w:webHidden/>
              </w:rPr>
              <w:instrText xml:space="preserve"> PAGEREF _Toc226009714 \h </w:instrText>
            </w:r>
            <w:r>
              <w:rPr>
                <w:noProof/>
                <w:webHidden/>
              </w:rPr>
            </w:r>
            <w:r>
              <w:rPr>
                <w:noProof/>
                <w:webHidden/>
              </w:rPr>
              <w:fldChar w:fldCharType="separate"/>
            </w:r>
            <w:r>
              <w:rPr>
                <w:noProof/>
                <w:webHidden/>
              </w:rPr>
              <w:t>5</w:t>
            </w:r>
            <w:r>
              <w:rPr>
                <w:noProof/>
                <w:webHidden/>
              </w:rPr>
              <w:fldChar w:fldCharType="end"/>
            </w:r>
          </w:hyperlink>
        </w:p>
        <w:p w14:paraId="7F0CABE4" w14:textId="654E6411"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15" w:history="1">
            <w:r w:rsidRPr="003E7353">
              <w:rPr>
                <w:rStyle w:val="Hyperlink"/>
                <w:rFonts w:ascii="Garamond" w:hAnsi="Garamond"/>
                <w:noProof/>
              </w:rPr>
              <w:t>4. TIMESHEET</w:t>
            </w:r>
            <w:r>
              <w:rPr>
                <w:noProof/>
                <w:webHidden/>
              </w:rPr>
              <w:tab/>
            </w:r>
            <w:r>
              <w:rPr>
                <w:noProof/>
                <w:webHidden/>
              </w:rPr>
              <w:fldChar w:fldCharType="begin"/>
            </w:r>
            <w:r>
              <w:rPr>
                <w:noProof/>
                <w:webHidden/>
              </w:rPr>
              <w:instrText xml:space="preserve"> PAGEREF _Toc226009715 \h </w:instrText>
            </w:r>
            <w:r>
              <w:rPr>
                <w:noProof/>
                <w:webHidden/>
              </w:rPr>
            </w:r>
            <w:r>
              <w:rPr>
                <w:noProof/>
                <w:webHidden/>
              </w:rPr>
              <w:fldChar w:fldCharType="separate"/>
            </w:r>
            <w:r>
              <w:rPr>
                <w:noProof/>
                <w:webHidden/>
              </w:rPr>
              <w:t>6</w:t>
            </w:r>
            <w:r>
              <w:rPr>
                <w:noProof/>
                <w:webHidden/>
              </w:rPr>
              <w:fldChar w:fldCharType="end"/>
            </w:r>
          </w:hyperlink>
        </w:p>
        <w:p w14:paraId="242B4C6E" w14:textId="427CD6D8"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16" w:history="1">
            <w:r w:rsidRPr="003E7353">
              <w:rPr>
                <w:rStyle w:val="Hyperlink"/>
                <w:rFonts w:ascii="Garamond" w:hAnsi="Garamond"/>
                <w:noProof/>
              </w:rPr>
              <w:t>5. WORK FROM HOME POLICY</w:t>
            </w:r>
            <w:r>
              <w:rPr>
                <w:noProof/>
                <w:webHidden/>
              </w:rPr>
              <w:tab/>
            </w:r>
            <w:r>
              <w:rPr>
                <w:noProof/>
                <w:webHidden/>
              </w:rPr>
              <w:fldChar w:fldCharType="begin"/>
            </w:r>
            <w:r>
              <w:rPr>
                <w:noProof/>
                <w:webHidden/>
              </w:rPr>
              <w:instrText xml:space="preserve"> PAGEREF _Toc226009716 \h </w:instrText>
            </w:r>
            <w:r>
              <w:rPr>
                <w:noProof/>
                <w:webHidden/>
              </w:rPr>
            </w:r>
            <w:r>
              <w:rPr>
                <w:noProof/>
                <w:webHidden/>
              </w:rPr>
              <w:fldChar w:fldCharType="separate"/>
            </w:r>
            <w:r>
              <w:rPr>
                <w:noProof/>
                <w:webHidden/>
              </w:rPr>
              <w:t>7</w:t>
            </w:r>
            <w:r>
              <w:rPr>
                <w:noProof/>
                <w:webHidden/>
              </w:rPr>
              <w:fldChar w:fldCharType="end"/>
            </w:r>
          </w:hyperlink>
        </w:p>
        <w:p w14:paraId="2C1FE284" w14:textId="39F1B9B3"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17" w:history="1">
            <w:r w:rsidRPr="003E7353">
              <w:rPr>
                <w:rStyle w:val="Hyperlink"/>
                <w:rFonts w:ascii="Garamond" w:hAnsi="Garamond"/>
                <w:noProof/>
              </w:rPr>
              <w:t>6. PAY DAY &amp; CONVEYANCE</w:t>
            </w:r>
            <w:r>
              <w:rPr>
                <w:noProof/>
                <w:webHidden/>
              </w:rPr>
              <w:tab/>
            </w:r>
            <w:r>
              <w:rPr>
                <w:noProof/>
                <w:webHidden/>
              </w:rPr>
              <w:fldChar w:fldCharType="begin"/>
            </w:r>
            <w:r>
              <w:rPr>
                <w:noProof/>
                <w:webHidden/>
              </w:rPr>
              <w:instrText xml:space="preserve"> PAGEREF _Toc226009717 \h </w:instrText>
            </w:r>
            <w:r>
              <w:rPr>
                <w:noProof/>
                <w:webHidden/>
              </w:rPr>
            </w:r>
            <w:r>
              <w:rPr>
                <w:noProof/>
                <w:webHidden/>
              </w:rPr>
              <w:fldChar w:fldCharType="separate"/>
            </w:r>
            <w:r>
              <w:rPr>
                <w:noProof/>
                <w:webHidden/>
              </w:rPr>
              <w:t>8</w:t>
            </w:r>
            <w:r>
              <w:rPr>
                <w:noProof/>
                <w:webHidden/>
              </w:rPr>
              <w:fldChar w:fldCharType="end"/>
            </w:r>
          </w:hyperlink>
        </w:p>
        <w:p w14:paraId="5E41B187" w14:textId="54657703"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18" w:history="1">
            <w:r w:rsidRPr="003E7353">
              <w:rPr>
                <w:rStyle w:val="Hyperlink"/>
                <w:rFonts w:ascii="Garamond" w:hAnsi="Garamond"/>
                <w:noProof/>
              </w:rPr>
              <w:t>7. LEAVE POLICY</w:t>
            </w:r>
            <w:r>
              <w:rPr>
                <w:noProof/>
                <w:webHidden/>
              </w:rPr>
              <w:tab/>
            </w:r>
            <w:r>
              <w:rPr>
                <w:noProof/>
                <w:webHidden/>
              </w:rPr>
              <w:fldChar w:fldCharType="begin"/>
            </w:r>
            <w:r>
              <w:rPr>
                <w:noProof/>
                <w:webHidden/>
              </w:rPr>
              <w:instrText xml:space="preserve"> PAGEREF _Toc226009718 \h </w:instrText>
            </w:r>
            <w:r>
              <w:rPr>
                <w:noProof/>
                <w:webHidden/>
              </w:rPr>
            </w:r>
            <w:r>
              <w:rPr>
                <w:noProof/>
                <w:webHidden/>
              </w:rPr>
              <w:fldChar w:fldCharType="separate"/>
            </w:r>
            <w:r>
              <w:rPr>
                <w:noProof/>
                <w:webHidden/>
              </w:rPr>
              <w:t>8</w:t>
            </w:r>
            <w:r>
              <w:rPr>
                <w:noProof/>
                <w:webHidden/>
              </w:rPr>
              <w:fldChar w:fldCharType="end"/>
            </w:r>
          </w:hyperlink>
        </w:p>
        <w:p w14:paraId="19445E23" w14:textId="617B9CF9"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19" w:history="1">
            <w:r w:rsidRPr="003E7353">
              <w:rPr>
                <w:rStyle w:val="Hyperlink"/>
                <w:rFonts w:ascii="Garamond" w:hAnsi="Garamond"/>
                <w:noProof/>
              </w:rPr>
              <w:t>8. QUARTERLY KRA AND KPI SUBMISSION</w:t>
            </w:r>
            <w:r>
              <w:rPr>
                <w:noProof/>
                <w:webHidden/>
              </w:rPr>
              <w:tab/>
            </w:r>
            <w:r>
              <w:rPr>
                <w:noProof/>
                <w:webHidden/>
              </w:rPr>
              <w:fldChar w:fldCharType="begin"/>
            </w:r>
            <w:r>
              <w:rPr>
                <w:noProof/>
                <w:webHidden/>
              </w:rPr>
              <w:instrText xml:space="preserve"> PAGEREF _Toc226009719 \h </w:instrText>
            </w:r>
            <w:r>
              <w:rPr>
                <w:noProof/>
                <w:webHidden/>
              </w:rPr>
            </w:r>
            <w:r>
              <w:rPr>
                <w:noProof/>
                <w:webHidden/>
              </w:rPr>
              <w:fldChar w:fldCharType="separate"/>
            </w:r>
            <w:r>
              <w:rPr>
                <w:noProof/>
                <w:webHidden/>
              </w:rPr>
              <w:t>11</w:t>
            </w:r>
            <w:r>
              <w:rPr>
                <w:noProof/>
                <w:webHidden/>
              </w:rPr>
              <w:fldChar w:fldCharType="end"/>
            </w:r>
          </w:hyperlink>
        </w:p>
        <w:p w14:paraId="6EDC333D" w14:textId="1E98F55A"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0" w:history="1">
            <w:r w:rsidRPr="003E7353">
              <w:rPr>
                <w:rStyle w:val="Hyperlink"/>
                <w:rFonts w:ascii="Garamond" w:hAnsi="Garamond"/>
                <w:noProof/>
              </w:rPr>
              <w:t>9. APPRAISAL, INCREMENTS &amp; BONUS</w:t>
            </w:r>
            <w:r>
              <w:rPr>
                <w:noProof/>
                <w:webHidden/>
              </w:rPr>
              <w:tab/>
            </w:r>
            <w:r>
              <w:rPr>
                <w:noProof/>
                <w:webHidden/>
              </w:rPr>
              <w:fldChar w:fldCharType="begin"/>
            </w:r>
            <w:r>
              <w:rPr>
                <w:noProof/>
                <w:webHidden/>
              </w:rPr>
              <w:instrText xml:space="preserve"> PAGEREF _Toc226009720 \h </w:instrText>
            </w:r>
            <w:r>
              <w:rPr>
                <w:noProof/>
                <w:webHidden/>
              </w:rPr>
            </w:r>
            <w:r>
              <w:rPr>
                <w:noProof/>
                <w:webHidden/>
              </w:rPr>
              <w:fldChar w:fldCharType="separate"/>
            </w:r>
            <w:r>
              <w:rPr>
                <w:noProof/>
                <w:webHidden/>
              </w:rPr>
              <w:t>12</w:t>
            </w:r>
            <w:r>
              <w:rPr>
                <w:noProof/>
                <w:webHidden/>
              </w:rPr>
              <w:fldChar w:fldCharType="end"/>
            </w:r>
          </w:hyperlink>
        </w:p>
        <w:p w14:paraId="10A692CA" w14:textId="18C0C7D8"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1" w:history="1">
            <w:r w:rsidRPr="003E7353">
              <w:rPr>
                <w:rStyle w:val="Hyperlink"/>
                <w:rFonts w:ascii="Garamond" w:hAnsi="Garamond"/>
                <w:noProof/>
              </w:rPr>
              <w:t>10. STAFF AWARDS &amp; BENEFITS</w:t>
            </w:r>
            <w:r>
              <w:rPr>
                <w:noProof/>
                <w:webHidden/>
              </w:rPr>
              <w:tab/>
            </w:r>
            <w:r>
              <w:rPr>
                <w:noProof/>
                <w:webHidden/>
              </w:rPr>
              <w:fldChar w:fldCharType="begin"/>
            </w:r>
            <w:r>
              <w:rPr>
                <w:noProof/>
                <w:webHidden/>
              </w:rPr>
              <w:instrText xml:space="preserve"> PAGEREF _Toc226009721 \h </w:instrText>
            </w:r>
            <w:r>
              <w:rPr>
                <w:noProof/>
                <w:webHidden/>
              </w:rPr>
            </w:r>
            <w:r>
              <w:rPr>
                <w:noProof/>
                <w:webHidden/>
              </w:rPr>
              <w:fldChar w:fldCharType="separate"/>
            </w:r>
            <w:r>
              <w:rPr>
                <w:noProof/>
                <w:webHidden/>
              </w:rPr>
              <w:t>13</w:t>
            </w:r>
            <w:r>
              <w:rPr>
                <w:noProof/>
                <w:webHidden/>
              </w:rPr>
              <w:fldChar w:fldCharType="end"/>
            </w:r>
          </w:hyperlink>
        </w:p>
        <w:p w14:paraId="615A0AF3" w14:textId="66F2FADC"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2" w:history="1">
            <w:r w:rsidRPr="003E7353">
              <w:rPr>
                <w:rStyle w:val="Hyperlink"/>
                <w:rFonts w:ascii="Garamond" w:hAnsi="Garamond"/>
                <w:noProof/>
              </w:rPr>
              <w:t>11. LEARNING &amp; DEVELOPMENT</w:t>
            </w:r>
            <w:r>
              <w:rPr>
                <w:noProof/>
                <w:webHidden/>
              </w:rPr>
              <w:tab/>
            </w:r>
            <w:r>
              <w:rPr>
                <w:noProof/>
                <w:webHidden/>
              </w:rPr>
              <w:fldChar w:fldCharType="begin"/>
            </w:r>
            <w:r>
              <w:rPr>
                <w:noProof/>
                <w:webHidden/>
              </w:rPr>
              <w:instrText xml:space="preserve"> PAGEREF _Toc226009722 \h </w:instrText>
            </w:r>
            <w:r>
              <w:rPr>
                <w:noProof/>
                <w:webHidden/>
              </w:rPr>
            </w:r>
            <w:r>
              <w:rPr>
                <w:noProof/>
                <w:webHidden/>
              </w:rPr>
              <w:fldChar w:fldCharType="separate"/>
            </w:r>
            <w:r>
              <w:rPr>
                <w:noProof/>
                <w:webHidden/>
              </w:rPr>
              <w:t>14</w:t>
            </w:r>
            <w:r>
              <w:rPr>
                <w:noProof/>
                <w:webHidden/>
              </w:rPr>
              <w:fldChar w:fldCharType="end"/>
            </w:r>
          </w:hyperlink>
        </w:p>
        <w:p w14:paraId="5662F5A0" w14:textId="077D66E0"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3" w:history="1">
            <w:r w:rsidRPr="003E7353">
              <w:rPr>
                <w:rStyle w:val="Hyperlink"/>
                <w:rFonts w:ascii="Garamond" w:hAnsi="Garamond"/>
                <w:noProof/>
              </w:rPr>
              <w:t>12. PREVENTION OF SEXUAL HARASSMENT (POSH)</w:t>
            </w:r>
            <w:r>
              <w:rPr>
                <w:noProof/>
                <w:webHidden/>
              </w:rPr>
              <w:tab/>
            </w:r>
            <w:r>
              <w:rPr>
                <w:noProof/>
                <w:webHidden/>
              </w:rPr>
              <w:fldChar w:fldCharType="begin"/>
            </w:r>
            <w:r>
              <w:rPr>
                <w:noProof/>
                <w:webHidden/>
              </w:rPr>
              <w:instrText xml:space="preserve"> PAGEREF _Toc226009723 \h </w:instrText>
            </w:r>
            <w:r>
              <w:rPr>
                <w:noProof/>
                <w:webHidden/>
              </w:rPr>
            </w:r>
            <w:r>
              <w:rPr>
                <w:noProof/>
                <w:webHidden/>
              </w:rPr>
              <w:fldChar w:fldCharType="separate"/>
            </w:r>
            <w:r>
              <w:rPr>
                <w:noProof/>
                <w:webHidden/>
              </w:rPr>
              <w:t>15</w:t>
            </w:r>
            <w:r>
              <w:rPr>
                <w:noProof/>
                <w:webHidden/>
              </w:rPr>
              <w:fldChar w:fldCharType="end"/>
            </w:r>
          </w:hyperlink>
        </w:p>
        <w:p w14:paraId="2D75E3CD" w14:textId="6808502D"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4" w:history="1">
            <w:r w:rsidRPr="003E7353">
              <w:rPr>
                <w:rStyle w:val="Hyperlink"/>
                <w:rFonts w:ascii="Garamond" w:hAnsi="Garamond"/>
                <w:noProof/>
              </w:rPr>
              <w:t>13. DISCIPLINARY BANDS POLICY</w:t>
            </w:r>
            <w:r>
              <w:rPr>
                <w:noProof/>
                <w:webHidden/>
              </w:rPr>
              <w:tab/>
            </w:r>
            <w:r>
              <w:rPr>
                <w:noProof/>
                <w:webHidden/>
              </w:rPr>
              <w:fldChar w:fldCharType="begin"/>
            </w:r>
            <w:r>
              <w:rPr>
                <w:noProof/>
                <w:webHidden/>
              </w:rPr>
              <w:instrText xml:space="preserve"> PAGEREF _Toc226009724 \h </w:instrText>
            </w:r>
            <w:r>
              <w:rPr>
                <w:noProof/>
                <w:webHidden/>
              </w:rPr>
            </w:r>
            <w:r>
              <w:rPr>
                <w:noProof/>
                <w:webHidden/>
              </w:rPr>
              <w:fldChar w:fldCharType="separate"/>
            </w:r>
            <w:r>
              <w:rPr>
                <w:noProof/>
                <w:webHidden/>
              </w:rPr>
              <w:t>16</w:t>
            </w:r>
            <w:r>
              <w:rPr>
                <w:noProof/>
                <w:webHidden/>
              </w:rPr>
              <w:fldChar w:fldCharType="end"/>
            </w:r>
          </w:hyperlink>
        </w:p>
        <w:p w14:paraId="1EB0FFCC" w14:textId="5F809B42"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5" w:history="1">
            <w:r w:rsidRPr="003E7353">
              <w:rPr>
                <w:rStyle w:val="Hyperlink"/>
                <w:rFonts w:ascii="Garamond" w:hAnsi="Garamond"/>
                <w:noProof/>
              </w:rPr>
              <w:t>14. OFFICE MANAGEMENT</w:t>
            </w:r>
            <w:r>
              <w:rPr>
                <w:noProof/>
                <w:webHidden/>
              </w:rPr>
              <w:tab/>
            </w:r>
            <w:r>
              <w:rPr>
                <w:noProof/>
                <w:webHidden/>
              </w:rPr>
              <w:fldChar w:fldCharType="begin"/>
            </w:r>
            <w:r>
              <w:rPr>
                <w:noProof/>
                <w:webHidden/>
              </w:rPr>
              <w:instrText xml:space="preserve"> PAGEREF _Toc226009725 \h </w:instrText>
            </w:r>
            <w:r>
              <w:rPr>
                <w:noProof/>
                <w:webHidden/>
              </w:rPr>
            </w:r>
            <w:r>
              <w:rPr>
                <w:noProof/>
                <w:webHidden/>
              </w:rPr>
              <w:fldChar w:fldCharType="separate"/>
            </w:r>
            <w:r>
              <w:rPr>
                <w:noProof/>
                <w:webHidden/>
              </w:rPr>
              <w:t>17</w:t>
            </w:r>
            <w:r>
              <w:rPr>
                <w:noProof/>
                <w:webHidden/>
              </w:rPr>
              <w:fldChar w:fldCharType="end"/>
            </w:r>
          </w:hyperlink>
        </w:p>
        <w:p w14:paraId="0752042A" w14:textId="6749EF8F"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6" w:history="1">
            <w:r w:rsidRPr="003E7353">
              <w:rPr>
                <w:rStyle w:val="Hyperlink"/>
                <w:rFonts w:ascii="Garamond" w:hAnsi="Garamond"/>
                <w:noProof/>
              </w:rPr>
              <w:t>15. LOAN / ADVANCE POLICY</w:t>
            </w:r>
            <w:r>
              <w:rPr>
                <w:noProof/>
                <w:webHidden/>
              </w:rPr>
              <w:tab/>
            </w:r>
            <w:r>
              <w:rPr>
                <w:noProof/>
                <w:webHidden/>
              </w:rPr>
              <w:fldChar w:fldCharType="begin"/>
            </w:r>
            <w:r>
              <w:rPr>
                <w:noProof/>
                <w:webHidden/>
              </w:rPr>
              <w:instrText xml:space="preserve"> PAGEREF _Toc226009726 \h </w:instrText>
            </w:r>
            <w:r>
              <w:rPr>
                <w:noProof/>
                <w:webHidden/>
              </w:rPr>
            </w:r>
            <w:r>
              <w:rPr>
                <w:noProof/>
                <w:webHidden/>
              </w:rPr>
              <w:fldChar w:fldCharType="separate"/>
            </w:r>
            <w:r>
              <w:rPr>
                <w:noProof/>
                <w:webHidden/>
              </w:rPr>
              <w:t>19</w:t>
            </w:r>
            <w:r>
              <w:rPr>
                <w:noProof/>
                <w:webHidden/>
              </w:rPr>
              <w:fldChar w:fldCharType="end"/>
            </w:r>
          </w:hyperlink>
        </w:p>
        <w:p w14:paraId="70766492" w14:textId="107F9CD4"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7" w:history="1">
            <w:r w:rsidRPr="003E7353">
              <w:rPr>
                <w:rStyle w:val="Hyperlink"/>
                <w:rFonts w:ascii="Garamond" w:hAnsi="Garamond"/>
                <w:noProof/>
              </w:rPr>
              <w:t>16. SEPARATION POLICY</w:t>
            </w:r>
            <w:r>
              <w:rPr>
                <w:noProof/>
                <w:webHidden/>
              </w:rPr>
              <w:tab/>
            </w:r>
            <w:r>
              <w:rPr>
                <w:noProof/>
                <w:webHidden/>
              </w:rPr>
              <w:fldChar w:fldCharType="begin"/>
            </w:r>
            <w:r>
              <w:rPr>
                <w:noProof/>
                <w:webHidden/>
              </w:rPr>
              <w:instrText xml:space="preserve"> PAGEREF _Toc226009727 \h </w:instrText>
            </w:r>
            <w:r>
              <w:rPr>
                <w:noProof/>
                <w:webHidden/>
              </w:rPr>
            </w:r>
            <w:r>
              <w:rPr>
                <w:noProof/>
                <w:webHidden/>
              </w:rPr>
              <w:fldChar w:fldCharType="separate"/>
            </w:r>
            <w:r>
              <w:rPr>
                <w:noProof/>
                <w:webHidden/>
              </w:rPr>
              <w:t>20</w:t>
            </w:r>
            <w:r>
              <w:rPr>
                <w:noProof/>
                <w:webHidden/>
              </w:rPr>
              <w:fldChar w:fldCharType="end"/>
            </w:r>
          </w:hyperlink>
        </w:p>
        <w:p w14:paraId="08FD206A" w14:textId="23E4B6E5"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8" w:history="1">
            <w:r w:rsidRPr="003E7353">
              <w:rPr>
                <w:rStyle w:val="Hyperlink"/>
                <w:rFonts w:ascii="Garamond" w:hAnsi="Garamond"/>
                <w:noProof/>
              </w:rPr>
              <w:t>17. HOLIDAYS &amp; EMPLOYEE ENGAGEMENT</w:t>
            </w:r>
            <w:r>
              <w:rPr>
                <w:noProof/>
                <w:webHidden/>
              </w:rPr>
              <w:tab/>
            </w:r>
            <w:r>
              <w:rPr>
                <w:noProof/>
                <w:webHidden/>
              </w:rPr>
              <w:fldChar w:fldCharType="begin"/>
            </w:r>
            <w:r>
              <w:rPr>
                <w:noProof/>
                <w:webHidden/>
              </w:rPr>
              <w:instrText xml:space="preserve"> PAGEREF _Toc226009728 \h </w:instrText>
            </w:r>
            <w:r>
              <w:rPr>
                <w:noProof/>
                <w:webHidden/>
              </w:rPr>
            </w:r>
            <w:r>
              <w:rPr>
                <w:noProof/>
                <w:webHidden/>
              </w:rPr>
              <w:fldChar w:fldCharType="separate"/>
            </w:r>
            <w:r>
              <w:rPr>
                <w:noProof/>
                <w:webHidden/>
              </w:rPr>
              <w:t>22</w:t>
            </w:r>
            <w:r>
              <w:rPr>
                <w:noProof/>
                <w:webHidden/>
              </w:rPr>
              <w:fldChar w:fldCharType="end"/>
            </w:r>
          </w:hyperlink>
        </w:p>
        <w:p w14:paraId="71D14138" w14:textId="4A227C04"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29" w:history="1">
            <w:r w:rsidRPr="003E7353">
              <w:rPr>
                <w:rStyle w:val="Hyperlink"/>
                <w:rFonts w:ascii="Garamond" w:hAnsi="Garamond"/>
                <w:noProof/>
              </w:rPr>
              <w:t>18. ALUMNI</w:t>
            </w:r>
            <w:r>
              <w:rPr>
                <w:noProof/>
                <w:webHidden/>
              </w:rPr>
              <w:tab/>
            </w:r>
            <w:r>
              <w:rPr>
                <w:noProof/>
                <w:webHidden/>
              </w:rPr>
              <w:fldChar w:fldCharType="begin"/>
            </w:r>
            <w:r>
              <w:rPr>
                <w:noProof/>
                <w:webHidden/>
              </w:rPr>
              <w:instrText xml:space="preserve"> PAGEREF _Toc226009729 \h </w:instrText>
            </w:r>
            <w:r>
              <w:rPr>
                <w:noProof/>
                <w:webHidden/>
              </w:rPr>
            </w:r>
            <w:r>
              <w:rPr>
                <w:noProof/>
                <w:webHidden/>
              </w:rPr>
              <w:fldChar w:fldCharType="separate"/>
            </w:r>
            <w:r>
              <w:rPr>
                <w:noProof/>
                <w:webHidden/>
              </w:rPr>
              <w:t>22</w:t>
            </w:r>
            <w:r>
              <w:rPr>
                <w:noProof/>
                <w:webHidden/>
              </w:rPr>
              <w:fldChar w:fldCharType="end"/>
            </w:r>
          </w:hyperlink>
        </w:p>
        <w:p w14:paraId="03C002D3" w14:textId="1BFFB9AE"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30" w:history="1">
            <w:r w:rsidRPr="003E7353">
              <w:rPr>
                <w:rStyle w:val="Hyperlink"/>
                <w:rFonts w:ascii="Garamond" w:hAnsi="Garamond"/>
                <w:noProof/>
              </w:rPr>
              <w:t>19. RETIREMENT</w:t>
            </w:r>
            <w:r>
              <w:rPr>
                <w:noProof/>
                <w:webHidden/>
              </w:rPr>
              <w:tab/>
            </w:r>
            <w:r>
              <w:rPr>
                <w:noProof/>
                <w:webHidden/>
              </w:rPr>
              <w:fldChar w:fldCharType="begin"/>
            </w:r>
            <w:r>
              <w:rPr>
                <w:noProof/>
                <w:webHidden/>
              </w:rPr>
              <w:instrText xml:space="preserve"> PAGEREF _Toc226009730 \h </w:instrText>
            </w:r>
            <w:r>
              <w:rPr>
                <w:noProof/>
                <w:webHidden/>
              </w:rPr>
            </w:r>
            <w:r>
              <w:rPr>
                <w:noProof/>
                <w:webHidden/>
              </w:rPr>
              <w:fldChar w:fldCharType="separate"/>
            </w:r>
            <w:r>
              <w:rPr>
                <w:noProof/>
                <w:webHidden/>
              </w:rPr>
              <w:t>22</w:t>
            </w:r>
            <w:r>
              <w:rPr>
                <w:noProof/>
                <w:webHidden/>
              </w:rPr>
              <w:fldChar w:fldCharType="end"/>
            </w:r>
          </w:hyperlink>
        </w:p>
        <w:p w14:paraId="78390754" w14:textId="0A7C83E7" w:rsidR="0033151A" w:rsidRDefault="0033151A">
          <w:pPr>
            <w:pStyle w:val="TOC1"/>
            <w:tabs>
              <w:tab w:val="right" w:leader="dot" w:pos="10070"/>
            </w:tabs>
            <w:rPr>
              <w:rFonts w:eastAsiaTheme="minorEastAsia" w:cstheme="minorBidi"/>
              <w:b w:val="0"/>
              <w:bCs w:val="0"/>
              <w:i w:val="0"/>
              <w:iCs w:val="0"/>
              <w:noProof/>
              <w:kern w:val="2"/>
              <w:lang w:eastAsia="en-GB"/>
              <w14:ligatures w14:val="standardContextual"/>
            </w:rPr>
          </w:pPr>
          <w:hyperlink w:anchor="_Toc226009731" w:history="1">
            <w:r w:rsidRPr="003E7353">
              <w:rPr>
                <w:rStyle w:val="Hyperlink"/>
                <w:rFonts w:ascii="Garamond" w:hAnsi="Garamond"/>
                <w:noProof/>
              </w:rPr>
              <w:t>FROM THE FOUNDER’S DESK</w:t>
            </w:r>
            <w:r>
              <w:rPr>
                <w:noProof/>
                <w:webHidden/>
              </w:rPr>
              <w:tab/>
            </w:r>
            <w:r>
              <w:rPr>
                <w:noProof/>
                <w:webHidden/>
              </w:rPr>
              <w:fldChar w:fldCharType="begin"/>
            </w:r>
            <w:r>
              <w:rPr>
                <w:noProof/>
                <w:webHidden/>
              </w:rPr>
              <w:instrText xml:space="preserve"> PAGEREF _Toc226009731 \h </w:instrText>
            </w:r>
            <w:r>
              <w:rPr>
                <w:noProof/>
                <w:webHidden/>
              </w:rPr>
            </w:r>
            <w:r>
              <w:rPr>
                <w:noProof/>
                <w:webHidden/>
              </w:rPr>
              <w:fldChar w:fldCharType="separate"/>
            </w:r>
            <w:r>
              <w:rPr>
                <w:noProof/>
                <w:webHidden/>
              </w:rPr>
              <w:t>23</w:t>
            </w:r>
            <w:r>
              <w:rPr>
                <w:noProof/>
                <w:webHidden/>
              </w:rPr>
              <w:fldChar w:fldCharType="end"/>
            </w:r>
          </w:hyperlink>
        </w:p>
        <w:p w14:paraId="787FE626" w14:textId="3EDB27F0" w:rsidR="001802E6" w:rsidRPr="002D24EC" w:rsidRDefault="001802E6">
          <w:pPr>
            <w:rPr>
              <w:rFonts w:ascii="Garamond" w:hAnsi="Garamond"/>
            </w:rPr>
          </w:pPr>
          <w:r w:rsidRPr="002D24EC">
            <w:rPr>
              <w:rFonts w:ascii="Garamond" w:hAnsi="Garamond"/>
              <w:b/>
              <w:bCs/>
              <w:noProof/>
            </w:rPr>
            <w:fldChar w:fldCharType="end"/>
          </w:r>
        </w:p>
      </w:sdtContent>
    </w:sdt>
    <w:p w14:paraId="5C25F16B" w14:textId="77777777" w:rsidR="00D86CC3" w:rsidRPr="002D24EC" w:rsidRDefault="00D86CC3">
      <w:pPr>
        <w:spacing w:before="2000"/>
        <w:rPr>
          <w:rFonts w:ascii="Garamond" w:hAnsi="Garamond"/>
        </w:rPr>
      </w:pPr>
    </w:p>
    <w:p w14:paraId="0B90E3DF" w14:textId="77777777" w:rsidR="00D86CC3" w:rsidRPr="002D24EC" w:rsidRDefault="0047756B">
      <w:pPr>
        <w:rPr>
          <w:rFonts w:ascii="Garamond" w:hAnsi="Garamond"/>
        </w:rPr>
      </w:pPr>
      <w:r w:rsidRPr="002D24EC">
        <w:rPr>
          <w:rFonts w:ascii="Garamond" w:hAnsi="Garamond"/>
        </w:rPr>
        <w:br w:type="page"/>
      </w:r>
    </w:p>
    <w:p w14:paraId="5082A7D8"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0" w:name="_Toc226009712"/>
      <w:r w:rsidRPr="002D24EC">
        <w:rPr>
          <w:rFonts w:ascii="Garamond" w:hAnsi="Garamond"/>
          <w:b/>
          <w:bCs/>
          <w:color w:val="FFFFFF"/>
          <w:sz w:val="20"/>
          <w:szCs w:val="20"/>
        </w:rPr>
        <w:lastRenderedPageBreak/>
        <w:t>1. ABOUT JHS</w:t>
      </w:r>
      <w:bookmarkEnd w:id="0"/>
    </w:p>
    <w:p w14:paraId="3F6DEE66" w14:textId="77777777" w:rsidR="00D86CC3" w:rsidRPr="002D24EC" w:rsidRDefault="0047756B">
      <w:pPr>
        <w:spacing w:before="60" w:after="60"/>
        <w:rPr>
          <w:rFonts w:ascii="Garamond" w:hAnsi="Garamond"/>
        </w:rPr>
      </w:pPr>
      <w:r w:rsidRPr="002D24EC">
        <w:rPr>
          <w:rFonts w:ascii="Garamond" w:hAnsi="Garamond"/>
        </w:rPr>
        <w:t>JHS is a full-service Chartered Accountant firm established in 1981, headquartered in Mumbai with 13 offices across India. We have 500+ team members serving 600+ clients across Assurance, Taxation, Consulting, and Outsourcing.</w:t>
      </w:r>
    </w:p>
    <w:p w14:paraId="775F8C3A" w14:textId="77777777" w:rsidR="00D86CC3" w:rsidRPr="002D24EC" w:rsidRDefault="00D86CC3">
      <w:pPr>
        <w:spacing w:before="60"/>
        <w:rPr>
          <w:rFonts w:ascii="Garamond" w:hAnsi="Garamond"/>
        </w:rPr>
      </w:pPr>
    </w:p>
    <w:p w14:paraId="279390B9" w14:textId="77777777" w:rsidR="00D86CC3" w:rsidRPr="002D24EC" w:rsidRDefault="0047756B">
      <w:pPr>
        <w:spacing w:before="160" w:after="60"/>
        <w:rPr>
          <w:rFonts w:ascii="Garamond" w:hAnsi="Garamond"/>
        </w:rPr>
      </w:pPr>
      <w:r w:rsidRPr="002D24EC">
        <w:rPr>
          <w:rFonts w:ascii="Garamond" w:hAnsi="Garamond"/>
          <w:b/>
          <w:bCs/>
          <w:color w:val="2E75B6"/>
        </w:rPr>
        <w:t>Our Vision</w:t>
      </w:r>
    </w:p>
    <w:p w14:paraId="6323C23A" w14:textId="77777777" w:rsidR="00D86CC3" w:rsidRPr="002D24EC" w:rsidRDefault="0047756B">
      <w:pPr>
        <w:spacing w:before="60" w:after="60"/>
        <w:rPr>
          <w:rFonts w:ascii="Garamond" w:hAnsi="Garamond"/>
        </w:rPr>
      </w:pPr>
      <w:r w:rsidRPr="002D24EC">
        <w:rPr>
          <w:rFonts w:ascii="Garamond" w:hAnsi="Garamond"/>
        </w:rPr>
        <w:t>To be a globally respected premier assurance and accounting firm, most preferred in every location we serve.</w:t>
      </w:r>
    </w:p>
    <w:p w14:paraId="6DDF0DAC" w14:textId="77777777" w:rsidR="00D86CC3" w:rsidRPr="002D24EC" w:rsidRDefault="00D86CC3">
      <w:pPr>
        <w:spacing w:before="60"/>
        <w:rPr>
          <w:rFonts w:ascii="Garamond" w:hAnsi="Garamond"/>
        </w:rPr>
      </w:pPr>
    </w:p>
    <w:p w14:paraId="211C8130" w14:textId="77777777" w:rsidR="00D86CC3" w:rsidRPr="002D24EC" w:rsidRDefault="0047756B">
      <w:pPr>
        <w:spacing w:before="160" w:after="60"/>
        <w:rPr>
          <w:rFonts w:ascii="Garamond" w:hAnsi="Garamond"/>
        </w:rPr>
      </w:pPr>
      <w:r w:rsidRPr="002D24EC">
        <w:rPr>
          <w:rFonts w:ascii="Garamond" w:hAnsi="Garamond"/>
          <w:b/>
          <w:bCs/>
          <w:color w:val="2E75B6"/>
        </w:rPr>
        <w:t>Our Values</w:t>
      </w:r>
    </w:p>
    <w:p w14:paraId="5D94D219" w14:textId="77777777" w:rsidR="00D86CC3" w:rsidRPr="002D24EC" w:rsidRDefault="0047756B">
      <w:pPr>
        <w:spacing w:before="60" w:after="60"/>
        <w:rPr>
          <w:rFonts w:ascii="Garamond" w:hAnsi="Garamond"/>
        </w:rPr>
      </w:pPr>
      <w:r w:rsidRPr="002D24EC">
        <w:rPr>
          <w:rFonts w:ascii="Garamond" w:hAnsi="Garamond"/>
        </w:rPr>
        <w:t>We are focused on instilling our values in our people and processes to create sustainable growth and provide uncompromised quality to our clients.</w:t>
      </w:r>
    </w:p>
    <w:p w14:paraId="314CE3BF" w14:textId="77777777" w:rsidR="00D86CC3" w:rsidRPr="002D24EC" w:rsidRDefault="0047756B">
      <w:pPr>
        <w:rPr>
          <w:rFonts w:ascii="Garamond" w:hAnsi="Garamond"/>
        </w:rPr>
      </w:pPr>
      <w:r w:rsidRPr="002D24EC">
        <w:rPr>
          <w:rFonts w:ascii="Garamond" w:hAnsi="Garamond"/>
        </w:rPr>
        <w:br w:type="page"/>
      </w:r>
    </w:p>
    <w:p w14:paraId="6DC9E7FB"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 w:name="_Toc226009713"/>
      <w:r w:rsidRPr="002D24EC">
        <w:rPr>
          <w:rFonts w:ascii="Garamond" w:hAnsi="Garamond"/>
          <w:b/>
          <w:bCs/>
          <w:color w:val="FFFFFF"/>
          <w:sz w:val="20"/>
          <w:szCs w:val="20"/>
        </w:rPr>
        <w:lastRenderedPageBreak/>
        <w:t>2. JOINING &amp; ONBOARDING</w:t>
      </w:r>
      <w:bookmarkEnd w:id="1"/>
    </w:p>
    <w:p w14:paraId="75D580F7"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Induction</w:t>
      </w:r>
    </w:p>
    <w:p w14:paraId="1AC17C71" w14:textId="77777777" w:rsidR="00D86CC3" w:rsidRPr="002D24EC" w:rsidRDefault="0047756B">
      <w:pPr>
        <w:spacing w:before="60" w:after="60"/>
        <w:rPr>
          <w:rFonts w:ascii="Garamond" w:hAnsi="Garamond"/>
        </w:rPr>
      </w:pPr>
      <w:r w:rsidRPr="002D24EC">
        <w:rPr>
          <w:rFonts w:ascii="Garamond" w:hAnsi="Garamond"/>
        </w:rPr>
        <w:t>Every new joiner goes through a structured induction covering:</w:t>
      </w:r>
    </w:p>
    <w:p w14:paraId="0BCFC68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HR Induction — Company overview, policies, culture, and values</w:t>
      </w:r>
    </w:p>
    <w:p w14:paraId="3CFF195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IT Induction — Systems, tools, and access setup</w:t>
      </w:r>
    </w:p>
    <w:p w14:paraId="217B9CE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Technical Induction — Role-specific skills and audit techniques</w:t>
      </w:r>
    </w:p>
    <w:p w14:paraId="1E3E5D2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 Welcome Kit is provided to all new joiners</w:t>
      </w:r>
      <w:r w:rsidR="00804F8F" w:rsidRPr="002D24EC">
        <w:rPr>
          <w:rFonts w:ascii="Garamond" w:hAnsi="Garamond"/>
        </w:rPr>
        <w:t xml:space="preserve"> after BGV.</w:t>
      </w:r>
    </w:p>
    <w:p w14:paraId="598751FD" w14:textId="77777777" w:rsidR="00D86CC3" w:rsidRPr="002D24EC" w:rsidRDefault="00D86CC3">
      <w:pPr>
        <w:spacing w:before="60"/>
        <w:rPr>
          <w:rFonts w:ascii="Garamond" w:hAnsi="Garamond"/>
        </w:rPr>
      </w:pPr>
    </w:p>
    <w:p w14:paraId="37614E0C"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Background Verification (BGV)</w:t>
      </w:r>
    </w:p>
    <w:p w14:paraId="2AFBF4DB" w14:textId="77777777" w:rsidR="00D86CC3" w:rsidRPr="002D24EC" w:rsidRDefault="0047756B">
      <w:pPr>
        <w:spacing w:before="60" w:after="60"/>
        <w:rPr>
          <w:rFonts w:ascii="Garamond" w:hAnsi="Garamond"/>
        </w:rPr>
      </w:pPr>
      <w:r w:rsidRPr="002D24EC">
        <w:rPr>
          <w:rFonts w:ascii="Garamond" w:hAnsi="Garamond"/>
        </w:rPr>
        <w:t>HR conducts a thorough background check on all new joiners including credentials, residence, and experience verification.</w:t>
      </w:r>
    </w:p>
    <w:p w14:paraId="1EED4EE0" w14:textId="77777777" w:rsidR="00D86CC3" w:rsidRPr="002D24EC" w:rsidRDefault="00D86CC3">
      <w:pPr>
        <w:spacing w:before="60"/>
        <w:rPr>
          <w:rFonts w:ascii="Garamond" w:hAnsi="Garamond"/>
        </w:rPr>
      </w:pPr>
    </w:p>
    <w:p w14:paraId="10F7AEA3"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Article Trainee Registration</w:t>
      </w:r>
    </w:p>
    <w:p w14:paraId="08F34CBB" w14:textId="77777777" w:rsidR="00D86CC3" w:rsidRPr="002D24EC" w:rsidRDefault="0047756B">
      <w:pPr>
        <w:spacing w:before="60" w:after="60"/>
        <w:rPr>
          <w:rFonts w:ascii="Garamond" w:hAnsi="Garamond"/>
        </w:rPr>
      </w:pPr>
      <w:r w:rsidRPr="002D24EC">
        <w:rPr>
          <w:rFonts w:ascii="Garamond" w:hAnsi="Garamond"/>
        </w:rPr>
        <w:t>As per ICAI guidelines, Article Trainees will be registered on their official date of joining. All required documents must be submitted in advance.</w:t>
      </w:r>
    </w:p>
    <w:p w14:paraId="78D3472B" w14:textId="77777777" w:rsidR="00D86CC3" w:rsidRPr="002D24EC" w:rsidRDefault="00D86CC3">
      <w:pPr>
        <w:spacing w:before="60"/>
        <w:rPr>
          <w:rFonts w:ascii="Garamond" w:hAnsi="Garamond"/>
        </w:rPr>
      </w:pPr>
    </w:p>
    <w:p w14:paraId="5C5E4763" w14:textId="77777777" w:rsidR="00D86CC3" w:rsidRPr="002D24EC" w:rsidRDefault="00804F8F">
      <w:pPr>
        <w:pBdr>
          <w:bottom w:val="single" w:sz="4" w:space="0" w:color="2E75B6"/>
        </w:pBdr>
        <w:spacing w:before="200" w:after="80"/>
        <w:rPr>
          <w:rFonts w:ascii="Garamond" w:hAnsi="Garamond"/>
        </w:rPr>
      </w:pPr>
      <w:r w:rsidRPr="002D24EC">
        <w:rPr>
          <w:rFonts w:ascii="Garamond" w:hAnsi="Garamond"/>
          <w:b/>
          <w:bCs/>
          <w:color w:val="1F3864"/>
        </w:rPr>
        <w:t>Joining Form</w:t>
      </w:r>
    </w:p>
    <w:p w14:paraId="27E58A17" w14:textId="77777777" w:rsidR="00D86CC3" w:rsidRPr="002D24EC" w:rsidRDefault="0047756B">
      <w:pPr>
        <w:spacing w:before="60" w:after="60"/>
        <w:rPr>
          <w:rFonts w:ascii="Garamond" w:hAnsi="Garamond"/>
        </w:rPr>
      </w:pPr>
      <w:r w:rsidRPr="002D24EC">
        <w:rPr>
          <w:rFonts w:ascii="Garamond" w:hAnsi="Garamond"/>
        </w:rPr>
        <w:t>Entry-level new joiners are required to sign an undertaking form during onboarding covering commitment to the role, organizational discipline, and protection of training investment.</w:t>
      </w:r>
    </w:p>
    <w:p w14:paraId="2BEF6820" w14:textId="77777777" w:rsidR="00D86CC3" w:rsidRPr="002D24EC" w:rsidRDefault="0047756B">
      <w:pPr>
        <w:rPr>
          <w:rFonts w:ascii="Garamond" w:hAnsi="Garamond"/>
        </w:rPr>
      </w:pPr>
      <w:r w:rsidRPr="002D24EC">
        <w:rPr>
          <w:rFonts w:ascii="Garamond" w:hAnsi="Garamond"/>
        </w:rPr>
        <w:br w:type="page"/>
      </w:r>
    </w:p>
    <w:p w14:paraId="1A7A7050"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2" w:name="_Toc226009714"/>
      <w:r w:rsidRPr="002D24EC">
        <w:rPr>
          <w:rFonts w:ascii="Garamond" w:hAnsi="Garamond"/>
          <w:b/>
          <w:bCs/>
          <w:color w:val="FFFFFF"/>
          <w:sz w:val="20"/>
          <w:szCs w:val="20"/>
        </w:rPr>
        <w:lastRenderedPageBreak/>
        <w:t>3. OFFICE HOURS &amp; ATTENDANCE</w:t>
      </w:r>
      <w:bookmarkEnd w:id="2"/>
    </w:p>
    <w:p w14:paraId="66337AFC"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Office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86CC3" w:rsidRPr="002D24EC" w14:paraId="26269E9F"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60021227" w14:textId="77777777" w:rsidR="00D86CC3" w:rsidRPr="002D24EC" w:rsidRDefault="0047756B">
            <w:pPr>
              <w:spacing w:before="60" w:after="60"/>
              <w:rPr>
                <w:rFonts w:ascii="Garamond" w:hAnsi="Garamond"/>
              </w:rPr>
            </w:pPr>
            <w:r w:rsidRPr="002D24EC">
              <w:rPr>
                <w:rFonts w:ascii="Garamond" w:hAnsi="Garamond"/>
                <w:b/>
                <w:bCs/>
                <w:color w:val="FFFFFF"/>
              </w:rPr>
              <w:t>Category</w:t>
            </w:r>
          </w:p>
        </w:tc>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4A7F3EA1" w14:textId="77777777" w:rsidR="00D86CC3" w:rsidRPr="002D24EC" w:rsidRDefault="0047756B">
            <w:pPr>
              <w:spacing w:before="60" w:after="60"/>
              <w:rPr>
                <w:rFonts w:ascii="Garamond" w:hAnsi="Garamond"/>
              </w:rPr>
            </w:pPr>
            <w:r w:rsidRPr="002D24EC">
              <w:rPr>
                <w:rFonts w:ascii="Garamond" w:hAnsi="Garamond"/>
                <w:b/>
                <w:bCs/>
                <w:color w:val="FFFFFF"/>
              </w:rPr>
              <w:t>Timing</w:t>
            </w:r>
          </w:p>
        </w:tc>
        <w:tc>
          <w:tcPr>
            <w:tcW w:w="336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0E9285E0" w14:textId="77777777" w:rsidR="00D86CC3" w:rsidRPr="002D24EC" w:rsidRDefault="0047756B">
            <w:pPr>
              <w:spacing w:before="60" w:after="60"/>
              <w:rPr>
                <w:rFonts w:ascii="Garamond" w:hAnsi="Garamond"/>
              </w:rPr>
            </w:pPr>
            <w:r w:rsidRPr="002D24EC">
              <w:rPr>
                <w:rFonts w:ascii="Garamond" w:hAnsi="Garamond"/>
                <w:b/>
                <w:bCs/>
                <w:color w:val="FFFFFF"/>
              </w:rPr>
              <w:t>Weekly Hours</w:t>
            </w:r>
          </w:p>
        </w:tc>
      </w:tr>
      <w:tr w:rsidR="00D86CC3" w:rsidRPr="002D24EC" w14:paraId="6BE1C9D8"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9FEEBD" w14:textId="77777777" w:rsidR="00D86CC3" w:rsidRPr="002D24EC" w:rsidRDefault="0047756B">
            <w:pPr>
              <w:spacing w:before="50" w:after="50"/>
              <w:rPr>
                <w:rFonts w:ascii="Garamond" w:hAnsi="Garamond"/>
              </w:rPr>
            </w:pPr>
            <w:r w:rsidRPr="002D24EC">
              <w:rPr>
                <w:rFonts w:ascii="Garamond" w:hAnsi="Garamond"/>
              </w:rPr>
              <w:t>JHS Staff</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968C3F" w14:textId="77777777" w:rsidR="00D86CC3" w:rsidRPr="002D24EC" w:rsidRDefault="0047756B">
            <w:pPr>
              <w:spacing w:before="50" w:after="50"/>
              <w:rPr>
                <w:rFonts w:ascii="Garamond" w:hAnsi="Garamond"/>
              </w:rPr>
            </w:pPr>
            <w:r w:rsidRPr="002D24EC">
              <w:rPr>
                <w:rFonts w:ascii="Garamond" w:hAnsi="Garamond"/>
              </w:rPr>
              <w:t>9:30 AM – 6:30 PM</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8F2094" w14:textId="77777777" w:rsidR="00D86CC3" w:rsidRPr="002D24EC" w:rsidRDefault="0047756B">
            <w:pPr>
              <w:spacing w:before="50" w:after="50"/>
              <w:rPr>
                <w:rFonts w:ascii="Garamond" w:hAnsi="Garamond"/>
              </w:rPr>
            </w:pPr>
            <w:r w:rsidRPr="002D24EC">
              <w:rPr>
                <w:rFonts w:ascii="Garamond" w:hAnsi="Garamond"/>
              </w:rPr>
              <w:t>Min. 45 hrs/week</w:t>
            </w:r>
          </w:p>
        </w:tc>
      </w:tr>
      <w:tr w:rsidR="00D86CC3" w:rsidRPr="002D24EC" w14:paraId="0A4462C4"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0095BE1" w14:textId="77777777" w:rsidR="00D86CC3" w:rsidRPr="002D24EC" w:rsidRDefault="0047756B">
            <w:pPr>
              <w:spacing w:before="50" w:after="50"/>
              <w:rPr>
                <w:rFonts w:ascii="Garamond" w:hAnsi="Garamond"/>
              </w:rPr>
            </w:pPr>
            <w:r w:rsidRPr="002D24EC">
              <w:rPr>
                <w:rFonts w:ascii="Garamond" w:hAnsi="Garamond"/>
              </w:rPr>
              <w:t>Article Trainees</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2169CAF" w14:textId="77777777" w:rsidR="00D86CC3" w:rsidRPr="002D24EC" w:rsidRDefault="0047756B">
            <w:pPr>
              <w:spacing w:before="50" w:after="50"/>
              <w:rPr>
                <w:rFonts w:ascii="Garamond" w:hAnsi="Garamond"/>
              </w:rPr>
            </w:pPr>
            <w:r w:rsidRPr="002D24EC">
              <w:rPr>
                <w:rFonts w:ascii="Garamond" w:hAnsi="Garamond"/>
              </w:rPr>
              <w:t>10:30 AM – 5:30 PM</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885A62B" w14:textId="77777777" w:rsidR="00D86CC3" w:rsidRPr="002D24EC" w:rsidRDefault="0047756B">
            <w:pPr>
              <w:spacing w:before="50" w:after="50"/>
              <w:rPr>
                <w:rFonts w:ascii="Garamond" w:hAnsi="Garamond"/>
              </w:rPr>
            </w:pPr>
            <w:r w:rsidRPr="002D24EC">
              <w:rPr>
                <w:rFonts w:ascii="Garamond" w:hAnsi="Garamond"/>
              </w:rPr>
              <w:t>Min. 37.5 hrs/week</w:t>
            </w:r>
          </w:p>
        </w:tc>
      </w:tr>
      <w:tr w:rsidR="00D86CC3" w:rsidRPr="002D24EC" w14:paraId="2F30CE8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8DB3F2" w14:textId="77777777" w:rsidR="00D86CC3" w:rsidRPr="002D24EC" w:rsidRDefault="0047756B">
            <w:pPr>
              <w:spacing w:before="50" w:after="50"/>
              <w:rPr>
                <w:rFonts w:ascii="Garamond" w:hAnsi="Garamond"/>
              </w:rPr>
            </w:pPr>
            <w:r w:rsidRPr="002D24EC">
              <w:rPr>
                <w:rFonts w:ascii="Garamond" w:hAnsi="Garamond"/>
              </w:rPr>
              <w:t>Client/Secondment Staff</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3D3456" w14:textId="77777777" w:rsidR="00D86CC3" w:rsidRPr="002D24EC" w:rsidRDefault="0047756B">
            <w:pPr>
              <w:spacing w:before="50" w:after="50"/>
              <w:rPr>
                <w:rFonts w:ascii="Garamond" w:hAnsi="Garamond"/>
              </w:rPr>
            </w:pPr>
            <w:r w:rsidRPr="002D24EC">
              <w:rPr>
                <w:rFonts w:ascii="Garamond" w:hAnsi="Garamond"/>
              </w:rPr>
              <w:t>As per client requirement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0DB6F6" w14:textId="77777777" w:rsidR="00D86CC3" w:rsidRPr="002D24EC" w:rsidRDefault="0047756B">
            <w:pPr>
              <w:spacing w:before="50" w:after="50"/>
              <w:rPr>
                <w:rFonts w:ascii="Garamond" w:hAnsi="Garamond"/>
              </w:rPr>
            </w:pPr>
            <w:r w:rsidRPr="002D24EC">
              <w:rPr>
                <w:rFonts w:ascii="Garamond" w:hAnsi="Garamond"/>
              </w:rPr>
              <w:t>As per client</w:t>
            </w:r>
          </w:p>
        </w:tc>
      </w:tr>
    </w:tbl>
    <w:p w14:paraId="7E704F6F" w14:textId="77777777" w:rsidR="00D86CC3" w:rsidRPr="002D24EC" w:rsidRDefault="00D86CC3">
      <w:pPr>
        <w:spacing w:before="80"/>
        <w:rPr>
          <w:rFonts w:ascii="Garamond" w:hAnsi="Garamond"/>
        </w:rPr>
      </w:pPr>
    </w:p>
    <w:p w14:paraId="35A4443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Saturdays are generally non-working days, but may be required for </w:t>
      </w:r>
      <w:r w:rsidR="0068750E" w:rsidRPr="002D24EC">
        <w:rPr>
          <w:rFonts w:ascii="Garamond" w:hAnsi="Garamond"/>
        </w:rPr>
        <w:t>submitting for Deliverables/Special Projects.</w:t>
      </w:r>
    </w:p>
    <w:p w14:paraId="79D9EB96"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Training on holidays/Saturdays does not count as a working day or entitle Comp Off.</w:t>
      </w:r>
    </w:p>
    <w:p w14:paraId="382FD22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Attendance is mandatory for all training invitees.</w:t>
      </w:r>
    </w:p>
    <w:p w14:paraId="1D9D0066" w14:textId="77777777" w:rsidR="00D86CC3" w:rsidRPr="002D24EC" w:rsidRDefault="00D86CC3">
      <w:pPr>
        <w:spacing w:before="60"/>
        <w:rPr>
          <w:rFonts w:ascii="Garamond" w:hAnsi="Garamond"/>
        </w:rPr>
      </w:pPr>
    </w:p>
    <w:p w14:paraId="2B251CAD"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Late Mark Policy</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5568"/>
      </w:tblGrid>
      <w:tr w:rsidR="00D86CC3" w:rsidRPr="002D24EC" w14:paraId="6BAA1B07" w14:textId="77777777" w:rsidTr="00804F8F">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49C9E799" w14:textId="77777777" w:rsidR="00D86CC3" w:rsidRPr="002D24EC" w:rsidRDefault="0047756B">
            <w:pPr>
              <w:spacing w:before="60" w:after="60"/>
              <w:rPr>
                <w:rFonts w:ascii="Garamond" w:hAnsi="Garamond"/>
              </w:rPr>
            </w:pPr>
            <w:r w:rsidRPr="002D24EC">
              <w:rPr>
                <w:rFonts w:ascii="Garamond" w:hAnsi="Garamond"/>
                <w:b/>
                <w:bCs/>
                <w:color w:val="FFFFFF"/>
              </w:rPr>
              <w:t>Level</w:t>
            </w:r>
          </w:p>
        </w:tc>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61C6AEBF" w14:textId="77777777" w:rsidR="00D86CC3" w:rsidRPr="002D24EC" w:rsidRDefault="0047756B">
            <w:pPr>
              <w:spacing w:before="60" w:after="60"/>
              <w:rPr>
                <w:rFonts w:ascii="Garamond" w:hAnsi="Garamond"/>
              </w:rPr>
            </w:pPr>
            <w:r w:rsidRPr="002D24EC">
              <w:rPr>
                <w:rFonts w:ascii="Garamond" w:hAnsi="Garamond"/>
                <w:b/>
                <w:bCs/>
                <w:color w:val="FFFFFF"/>
              </w:rPr>
              <w:t>When It Applies</w:t>
            </w:r>
          </w:p>
        </w:tc>
        <w:tc>
          <w:tcPr>
            <w:tcW w:w="5568"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1E2AD13F" w14:textId="77777777" w:rsidR="00D86CC3" w:rsidRPr="002D24EC" w:rsidRDefault="0047756B">
            <w:pPr>
              <w:spacing w:before="60" w:after="60"/>
              <w:rPr>
                <w:rFonts w:ascii="Garamond" w:hAnsi="Garamond"/>
              </w:rPr>
            </w:pPr>
            <w:r w:rsidRPr="002D24EC">
              <w:rPr>
                <w:rFonts w:ascii="Garamond" w:hAnsi="Garamond"/>
                <w:b/>
                <w:bCs/>
                <w:color w:val="FFFFFF"/>
              </w:rPr>
              <w:t>Action</w:t>
            </w:r>
          </w:p>
        </w:tc>
      </w:tr>
      <w:tr w:rsidR="00D86CC3" w:rsidRPr="002D24EC" w14:paraId="4A9EB6FC" w14:textId="77777777" w:rsidTr="00804F8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DBBDC5" w14:textId="77777777" w:rsidR="00D86CC3" w:rsidRPr="002D24EC" w:rsidRDefault="0047756B">
            <w:pPr>
              <w:spacing w:before="50" w:after="50"/>
              <w:rPr>
                <w:rFonts w:ascii="Garamond" w:hAnsi="Garamond"/>
              </w:rPr>
            </w:pPr>
            <w:r w:rsidRPr="002D24EC">
              <w:rPr>
                <w:rFonts w:ascii="Garamond" w:hAnsi="Garamond"/>
              </w:rPr>
              <w:t>Level 1 — Warning</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0C33DD" w14:textId="77777777" w:rsidR="00D86CC3" w:rsidRPr="002D24EC" w:rsidRDefault="0047756B">
            <w:pPr>
              <w:spacing w:before="50" w:after="50"/>
              <w:rPr>
                <w:rFonts w:ascii="Garamond" w:hAnsi="Garamond"/>
              </w:rPr>
            </w:pPr>
            <w:r w:rsidRPr="002D24EC">
              <w:rPr>
                <w:rFonts w:ascii="Garamond" w:hAnsi="Garamond"/>
              </w:rPr>
              <w:t>1st month after policy release</w:t>
            </w:r>
          </w:p>
        </w:tc>
        <w:tc>
          <w:tcPr>
            <w:tcW w:w="556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2E8485" w14:textId="77777777" w:rsidR="00D86CC3" w:rsidRPr="002D24EC" w:rsidRDefault="0047756B">
            <w:pPr>
              <w:spacing w:before="50" w:after="50"/>
              <w:rPr>
                <w:rFonts w:ascii="Garamond" w:hAnsi="Garamond"/>
              </w:rPr>
            </w:pPr>
            <w:r w:rsidRPr="002D24EC">
              <w:rPr>
                <w:rFonts w:ascii="Garamond" w:hAnsi="Garamond"/>
              </w:rPr>
              <w:t>Warning email issued</w:t>
            </w:r>
            <w:r w:rsidR="00804F8F" w:rsidRPr="002D24EC">
              <w:rPr>
                <w:rFonts w:ascii="Garamond" w:hAnsi="Garamond"/>
              </w:rPr>
              <w:t xml:space="preserve"> and </w:t>
            </w:r>
            <w:r w:rsidR="00804F8F" w:rsidRPr="002D24EC">
              <w:rPr>
                <w:rFonts w:ascii="Apple Color Emoji" w:hAnsi="Apple Color Emoji" w:cs="Apple Color Emoji"/>
              </w:rPr>
              <w:t>🟠</w:t>
            </w:r>
            <w:r w:rsidR="00804F8F" w:rsidRPr="002D24EC">
              <w:rPr>
                <w:rFonts w:ascii="Garamond" w:hAnsi="Garamond"/>
              </w:rPr>
              <w:t xml:space="preserve"> Orange Band Given (First Warning)</w:t>
            </w:r>
          </w:p>
        </w:tc>
      </w:tr>
      <w:tr w:rsidR="00D86CC3" w:rsidRPr="002D24EC" w14:paraId="7945F6E4" w14:textId="77777777" w:rsidTr="00804F8F">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DEC520" w14:textId="77777777" w:rsidR="00D86CC3" w:rsidRPr="002D24EC" w:rsidRDefault="0047756B">
            <w:pPr>
              <w:spacing w:before="50" w:after="50"/>
              <w:rPr>
                <w:rFonts w:ascii="Garamond" w:hAnsi="Garamond"/>
              </w:rPr>
            </w:pPr>
            <w:r w:rsidRPr="002D24EC">
              <w:rPr>
                <w:rFonts w:ascii="Garamond" w:hAnsi="Garamond"/>
              </w:rPr>
              <w:t>Level 2 — Deduction</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E3D45D4" w14:textId="77777777" w:rsidR="00D86CC3" w:rsidRPr="002D24EC" w:rsidRDefault="0047756B">
            <w:pPr>
              <w:spacing w:before="50" w:after="50"/>
              <w:rPr>
                <w:rFonts w:ascii="Garamond" w:hAnsi="Garamond"/>
              </w:rPr>
            </w:pPr>
            <w:r w:rsidRPr="002D24EC">
              <w:rPr>
                <w:rFonts w:ascii="Garamond" w:hAnsi="Garamond"/>
              </w:rPr>
              <w:t>6th late instance from 2nd month</w:t>
            </w:r>
          </w:p>
        </w:tc>
        <w:tc>
          <w:tcPr>
            <w:tcW w:w="5568"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FAC8A64" w14:textId="77777777" w:rsidR="00D86CC3" w:rsidRPr="002D24EC" w:rsidRDefault="0047756B">
            <w:pPr>
              <w:spacing w:before="50" w:after="50"/>
              <w:rPr>
                <w:rFonts w:ascii="Garamond" w:hAnsi="Garamond"/>
              </w:rPr>
            </w:pPr>
            <w:r w:rsidRPr="002D24EC">
              <w:rPr>
                <w:rFonts w:ascii="Garamond" w:hAnsi="Garamond"/>
              </w:rPr>
              <w:t>Rs. 100 deducted per late mark</w:t>
            </w:r>
            <w:r w:rsidR="00804F8F" w:rsidRPr="002D24EC">
              <w:rPr>
                <w:rFonts w:ascii="Garamond" w:hAnsi="Garamond"/>
              </w:rPr>
              <w:t xml:space="preserve"> and </w:t>
            </w:r>
            <w:r w:rsidR="00804F8F" w:rsidRPr="002D24EC">
              <w:rPr>
                <w:rFonts w:ascii="Apple Color Emoji" w:hAnsi="Apple Color Emoji" w:cs="Apple Color Emoji"/>
              </w:rPr>
              <w:t>🟡</w:t>
            </w:r>
            <w:r w:rsidR="00804F8F" w:rsidRPr="002D24EC">
              <w:rPr>
                <w:rFonts w:ascii="Garamond" w:hAnsi="Garamond"/>
              </w:rPr>
              <w:t xml:space="preserve"> Yellow Band Given</w:t>
            </w:r>
          </w:p>
        </w:tc>
      </w:tr>
      <w:tr w:rsidR="00D86CC3" w:rsidRPr="002D24EC" w14:paraId="69C5536B" w14:textId="77777777" w:rsidTr="00804F8F">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1D7D7F" w14:textId="77777777" w:rsidR="00D86CC3" w:rsidRPr="002D24EC" w:rsidRDefault="0047756B">
            <w:pPr>
              <w:spacing w:before="50" w:after="50"/>
              <w:rPr>
                <w:rFonts w:ascii="Garamond" w:hAnsi="Garamond"/>
              </w:rPr>
            </w:pPr>
            <w:r w:rsidRPr="002D24EC">
              <w:rPr>
                <w:rFonts w:ascii="Garamond" w:hAnsi="Garamond"/>
              </w:rPr>
              <w:t>Level 3 — Suspension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641D91" w14:textId="77777777" w:rsidR="00D86CC3" w:rsidRPr="002D24EC" w:rsidRDefault="0047756B">
            <w:pPr>
              <w:spacing w:before="50" w:after="50"/>
              <w:rPr>
                <w:rFonts w:ascii="Garamond" w:hAnsi="Garamond"/>
              </w:rPr>
            </w:pPr>
            <w:r w:rsidRPr="002D24EC">
              <w:rPr>
                <w:rFonts w:ascii="Garamond" w:hAnsi="Garamond"/>
              </w:rPr>
              <w:t>Repeat violations from 3rd month</w:t>
            </w:r>
          </w:p>
        </w:tc>
        <w:tc>
          <w:tcPr>
            <w:tcW w:w="556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CF38DD" w14:textId="77777777" w:rsidR="00D86CC3" w:rsidRPr="002D24EC" w:rsidRDefault="0047756B">
            <w:pPr>
              <w:spacing w:before="50" w:after="50"/>
              <w:rPr>
                <w:rFonts w:ascii="Garamond" w:hAnsi="Garamond"/>
              </w:rPr>
            </w:pPr>
            <w:r w:rsidRPr="002D24EC">
              <w:rPr>
                <w:rFonts w:ascii="Garamond" w:hAnsi="Garamond"/>
              </w:rPr>
              <w:t>Up to 7 days unpaid suspension</w:t>
            </w:r>
            <w:r w:rsidR="00804F8F" w:rsidRPr="002D24EC">
              <w:rPr>
                <w:rFonts w:ascii="Garamond" w:hAnsi="Garamond"/>
              </w:rPr>
              <w:t xml:space="preserve"> and </w:t>
            </w:r>
            <w:r w:rsidR="00804F8F" w:rsidRPr="002D24EC">
              <w:rPr>
                <w:rFonts w:ascii="Apple Color Emoji" w:hAnsi="Apple Color Emoji" w:cs="Apple Color Emoji"/>
              </w:rPr>
              <w:t>🔴</w:t>
            </w:r>
            <w:r w:rsidR="00804F8F" w:rsidRPr="002D24EC">
              <w:rPr>
                <w:rFonts w:ascii="Garamond" w:hAnsi="Garamond"/>
              </w:rPr>
              <w:t xml:space="preserve"> Red Band Given</w:t>
            </w:r>
          </w:p>
        </w:tc>
      </w:tr>
      <w:tr w:rsidR="00D86CC3" w:rsidRPr="002D24EC" w14:paraId="154C9D10" w14:textId="77777777" w:rsidTr="00804F8F">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21E279B" w14:textId="77777777" w:rsidR="00D86CC3" w:rsidRPr="002D24EC" w:rsidRDefault="0047756B">
            <w:pPr>
              <w:spacing w:before="50" w:after="50"/>
              <w:rPr>
                <w:rFonts w:ascii="Garamond" w:hAnsi="Garamond"/>
              </w:rPr>
            </w:pPr>
            <w:r w:rsidRPr="002D24EC">
              <w:rPr>
                <w:rFonts w:ascii="Garamond" w:hAnsi="Garamond"/>
              </w:rPr>
              <w:t>Level 4 — Salary Hold</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9E24930" w14:textId="77777777" w:rsidR="00D86CC3" w:rsidRPr="002D24EC" w:rsidRDefault="0047756B">
            <w:pPr>
              <w:spacing w:before="50" w:after="50"/>
              <w:rPr>
                <w:rFonts w:ascii="Garamond" w:hAnsi="Garamond"/>
              </w:rPr>
            </w:pPr>
            <w:r w:rsidRPr="002D24EC">
              <w:rPr>
                <w:rFonts w:ascii="Garamond" w:hAnsi="Garamond"/>
              </w:rPr>
              <w:t>Continued non-compliance</w:t>
            </w:r>
          </w:p>
        </w:tc>
        <w:tc>
          <w:tcPr>
            <w:tcW w:w="5568"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91E9526" w14:textId="77777777" w:rsidR="00D86CC3" w:rsidRPr="002D24EC" w:rsidRDefault="0047756B">
            <w:pPr>
              <w:spacing w:before="50" w:after="50"/>
              <w:rPr>
                <w:rFonts w:ascii="Garamond" w:hAnsi="Garamond"/>
              </w:rPr>
            </w:pPr>
            <w:r w:rsidRPr="002D24EC">
              <w:rPr>
                <w:rFonts w:ascii="Garamond" w:hAnsi="Garamond"/>
              </w:rPr>
              <w:t>Decided by HR &amp; Partners</w:t>
            </w:r>
            <w:r w:rsidR="00804F8F" w:rsidRPr="002D24EC">
              <w:rPr>
                <w:rFonts w:ascii="Garamond" w:hAnsi="Garamond"/>
              </w:rPr>
              <w:t xml:space="preserve"> and </w:t>
            </w:r>
            <w:r w:rsidR="00804F8F" w:rsidRPr="002D24EC">
              <w:rPr>
                <w:rFonts w:ascii="Apple Color Emoji" w:hAnsi="Apple Color Emoji" w:cs="Apple Color Emoji"/>
              </w:rPr>
              <w:t>🔴</w:t>
            </w:r>
            <w:r w:rsidR="00804F8F" w:rsidRPr="002D24EC">
              <w:rPr>
                <w:rFonts w:ascii="Garamond" w:hAnsi="Garamond"/>
              </w:rPr>
              <w:t xml:space="preserve"> Red Band Given</w:t>
            </w:r>
          </w:p>
        </w:tc>
      </w:tr>
    </w:tbl>
    <w:p w14:paraId="37322284" w14:textId="77777777" w:rsidR="00D86CC3" w:rsidRPr="002D24EC" w:rsidRDefault="00D86CC3">
      <w:pPr>
        <w:spacing w:before="80"/>
        <w:rPr>
          <w:rFonts w:ascii="Garamond" w:hAnsi="Garamond"/>
        </w:rPr>
      </w:pPr>
    </w:p>
    <w:p w14:paraId="1962E22B"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Grace period for JHS Staff: 30 minutes (late after 10:00 AM)</w:t>
      </w:r>
    </w:p>
    <w:p w14:paraId="018B58A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Grace period for Article Trainees: 45 minutes (late after 11:15 AM)</w:t>
      </w:r>
    </w:p>
    <w:p w14:paraId="59D4A7A7" w14:textId="77777777" w:rsidR="00D86CC3" w:rsidRPr="002D24EC" w:rsidRDefault="00D86CC3">
      <w:pPr>
        <w:spacing w:before="60"/>
        <w:rPr>
          <w:rFonts w:ascii="Garamond" w:hAnsi="Garamond"/>
        </w:rPr>
      </w:pPr>
    </w:p>
    <w:p w14:paraId="4E309938"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Attendance Rules</w:t>
      </w:r>
    </w:p>
    <w:p w14:paraId="3972DFB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JHS Staff must complete minimum 9 hours/day to be marked Present</w:t>
      </w:r>
    </w:p>
    <w:p w14:paraId="06FC8E2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Article Trainees must complete minimum 7.5 hours/day</w:t>
      </w:r>
    </w:p>
    <w:p w14:paraId="21E6238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Punching IN/OUT from home is not allowed unless approved by Partner/TL</w:t>
      </w:r>
    </w:p>
    <w:p w14:paraId="14ED656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If punch-out is not marked, it will be treated as Half Day</w:t>
      </w:r>
    </w:p>
    <w:p w14:paraId="72571FB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Attendance regularization is allowed maximum 5 times per payroll cycle (21st–20th)</w:t>
      </w:r>
    </w:p>
    <w:p w14:paraId="1367A0E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Lunch break: 30 minutes, after 1:00 PM</w:t>
      </w:r>
    </w:p>
    <w:p w14:paraId="099431B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HR conducts surprise attendance checks between 9:30 AM – 11:00 AM</w:t>
      </w:r>
    </w:p>
    <w:p w14:paraId="1543AF4B"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Shortfall in work hours will result in financial deductions</w:t>
      </w:r>
    </w:p>
    <w:p w14:paraId="60A88F1C" w14:textId="77777777" w:rsidR="00D86CC3" w:rsidRPr="002D24EC" w:rsidRDefault="00D86CC3">
      <w:pPr>
        <w:spacing w:before="60"/>
        <w:rPr>
          <w:rFonts w:ascii="Garamond" w:hAnsi="Garamond"/>
        </w:rPr>
      </w:pPr>
    </w:p>
    <w:p w14:paraId="3D870E39" w14:textId="77777777" w:rsidR="00D86CC3" w:rsidRPr="002D24EC" w:rsidRDefault="0047756B">
      <w:pPr>
        <w:shd w:val="clear" w:color="auto" w:fill="D6E4F0"/>
        <w:spacing w:before="80" w:after="80"/>
        <w:ind w:left="120" w:right="120"/>
        <w:rPr>
          <w:rFonts w:ascii="Garamond" w:hAnsi="Garamond"/>
        </w:rPr>
      </w:pPr>
      <w:r w:rsidRPr="002D24EC">
        <w:rPr>
          <w:rFonts w:ascii="Apple Color Emoji" w:hAnsi="Apple Color Emoji" w:cs="Apple Color Emoji"/>
          <w:i/>
          <w:iCs/>
          <w:color w:val="555555"/>
        </w:rPr>
        <w:t>📌</w:t>
      </w:r>
      <w:r w:rsidRPr="002D24EC">
        <w:rPr>
          <w:rFonts w:ascii="Garamond" w:hAnsi="Garamond"/>
          <w:i/>
          <w:iCs/>
          <w:color w:val="555555"/>
        </w:rPr>
        <w:t xml:space="preserve"> Payroll is processed on the basis of HRMS-recorded attendance only. Once the calendar is locked, no changes will be accepted.</w:t>
      </w:r>
    </w:p>
    <w:p w14:paraId="01396D83" w14:textId="77777777" w:rsidR="00D86CC3" w:rsidRPr="002D24EC" w:rsidRDefault="0047756B">
      <w:pPr>
        <w:rPr>
          <w:rFonts w:ascii="Garamond" w:hAnsi="Garamond"/>
        </w:rPr>
      </w:pPr>
      <w:r w:rsidRPr="002D24EC">
        <w:rPr>
          <w:rFonts w:ascii="Garamond" w:hAnsi="Garamond"/>
        </w:rPr>
        <w:br w:type="page"/>
      </w:r>
    </w:p>
    <w:p w14:paraId="132AF509"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3" w:name="_Toc226009715"/>
      <w:r w:rsidRPr="002D24EC">
        <w:rPr>
          <w:rFonts w:ascii="Garamond" w:hAnsi="Garamond"/>
          <w:b/>
          <w:bCs/>
          <w:color w:val="FFFFFF"/>
          <w:sz w:val="20"/>
          <w:szCs w:val="20"/>
        </w:rPr>
        <w:lastRenderedPageBreak/>
        <w:t>4. TIMESHEET</w:t>
      </w:r>
      <w:bookmarkEnd w:id="3"/>
      <w:r w:rsidRPr="002D24EC">
        <w:rPr>
          <w:rFonts w:ascii="Garamond" w:hAnsi="Garamond"/>
          <w:b/>
          <w:bCs/>
          <w:color w:val="FFFFFF"/>
          <w:sz w:val="20"/>
          <w:szCs w:val="20"/>
        </w:rPr>
        <w:t xml:space="preserve"> </w:t>
      </w:r>
    </w:p>
    <w:p w14:paraId="720727D2" w14:textId="77777777" w:rsidR="0083178E" w:rsidRPr="002D24EC" w:rsidRDefault="0083178E" w:rsidP="0083178E">
      <w:pPr>
        <w:spacing w:before="60" w:after="60"/>
        <w:rPr>
          <w:rFonts w:ascii="Garamond" w:hAnsi="Garamond"/>
        </w:rPr>
      </w:pPr>
      <w:r w:rsidRPr="002D24EC">
        <w:rPr>
          <w:rFonts w:ascii="Garamond" w:hAnsi="Garamond"/>
        </w:rPr>
        <w:t>A Timesheet defines what each employee is expected to track and report. It is evaluated monthly and directly impacts appraisals and payroll. Every employee must submit a monthly Timesheet to maintain accountability and transparency. It captures project-wise time allocation, achievements, and areas for improvement.</w:t>
      </w:r>
    </w:p>
    <w:p w14:paraId="178F888F" w14:textId="77777777" w:rsidR="0083178E" w:rsidRPr="002D24EC" w:rsidRDefault="0083178E" w:rsidP="0083178E">
      <w:pPr>
        <w:spacing w:before="60"/>
        <w:rPr>
          <w:rFonts w:ascii="Garamond" w:hAnsi="Garamond"/>
        </w:rPr>
      </w:pPr>
    </w:p>
    <w:p w14:paraId="787688F9" w14:textId="77777777" w:rsidR="0083178E" w:rsidRPr="002D24EC" w:rsidRDefault="0083178E" w:rsidP="0083178E">
      <w:pPr>
        <w:pBdr>
          <w:bottom w:val="single" w:sz="4" w:space="0" w:color="2E75B6"/>
        </w:pBdr>
        <w:spacing w:before="200" w:after="80"/>
        <w:rPr>
          <w:rFonts w:ascii="Garamond" w:hAnsi="Garamond"/>
        </w:rPr>
      </w:pPr>
      <w:r w:rsidRPr="002D24EC">
        <w:rPr>
          <w:rFonts w:ascii="Garamond" w:hAnsi="Garamond"/>
          <w:b/>
          <w:bCs/>
          <w:color w:val="1F3864"/>
        </w:rPr>
        <w:t>Timesheet</w:t>
      </w:r>
      <w:r w:rsidRPr="002D24EC">
        <w:rPr>
          <w:rFonts w:ascii="Garamond" w:hAnsi="Garamond"/>
          <w:b/>
          <w:bCs/>
          <w:color w:val="2E75B6"/>
        </w:rPr>
        <w:t xml:space="preserve"> </w:t>
      </w:r>
      <w:r w:rsidRPr="002D24EC">
        <w:rPr>
          <w:rFonts w:ascii="Garamond" w:hAnsi="Garamond"/>
          <w:b/>
          <w:bCs/>
          <w:color w:val="1F3864"/>
        </w:rPr>
        <w:t>Evaluation</w:t>
      </w:r>
      <w:r w:rsidRPr="002D24EC">
        <w:rPr>
          <w:rFonts w:ascii="Garamond" w:hAnsi="Garamond"/>
          <w:b/>
          <w:bCs/>
          <w:color w:val="2E75B6"/>
        </w:rPr>
        <w:t xml:space="preserve"> </w:t>
      </w:r>
      <w:r w:rsidRPr="002D24EC">
        <w:rPr>
          <w:rFonts w:ascii="Garamond" w:hAnsi="Garamond"/>
          <w:b/>
          <w:bCs/>
          <w:color w:val="1F3864"/>
        </w:rPr>
        <w:t>Points</w:t>
      </w:r>
    </w:p>
    <w:p w14:paraId="7671AD0B" w14:textId="77777777" w:rsidR="0083178E" w:rsidRPr="002D24EC" w:rsidRDefault="0083178E" w:rsidP="0083178E">
      <w:pPr>
        <w:pStyle w:val="ListParagraph"/>
        <w:numPr>
          <w:ilvl w:val="0"/>
          <w:numId w:val="1"/>
        </w:numPr>
        <w:spacing w:before="40" w:after="40"/>
        <w:rPr>
          <w:rFonts w:ascii="Garamond" w:hAnsi="Garamond"/>
        </w:rPr>
      </w:pPr>
      <w:r w:rsidRPr="002D24EC">
        <w:rPr>
          <w:rFonts w:ascii="Garamond" w:hAnsi="Garamond"/>
        </w:rPr>
        <w:t>Timely completion of assignments</w:t>
      </w:r>
    </w:p>
    <w:p w14:paraId="0208711E" w14:textId="77777777" w:rsidR="0083178E" w:rsidRPr="002D24EC" w:rsidRDefault="0083178E" w:rsidP="0083178E">
      <w:pPr>
        <w:pStyle w:val="ListParagraph"/>
        <w:numPr>
          <w:ilvl w:val="0"/>
          <w:numId w:val="1"/>
        </w:numPr>
        <w:spacing w:before="40" w:after="40"/>
        <w:rPr>
          <w:rFonts w:ascii="Garamond" w:hAnsi="Garamond"/>
        </w:rPr>
      </w:pPr>
      <w:r w:rsidRPr="002D24EC">
        <w:rPr>
          <w:rFonts w:ascii="Garamond" w:hAnsi="Garamond"/>
        </w:rPr>
        <w:t>Quality and Excellence of work</w:t>
      </w:r>
    </w:p>
    <w:p w14:paraId="18E83197" w14:textId="77777777" w:rsidR="0083178E" w:rsidRPr="002D24EC" w:rsidRDefault="0083178E" w:rsidP="0083178E">
      <w:pPr>
        <w:pStyle w:val="ListParagraph"/>
        <w:numPr>
          <w:ilvl w:val="0"/>
          <w:numId w:val="1"/>
        </w:numPr>
        <w:spacing w:before="40" w:after="40"/>
        <w:rPr>
          <w:rFonts w:ascii="Garamond" w:hAnsi="Garamond"/>
        </w:rPr>
      </w:pPr>
      <w:r w:rsidRPr="002D24EC">
        <w:rPr>
          <w:rFonts w:ascii="Garamond" w:hAnsi="Garamond"/>
        </w:rPr>
        <w:t>Audit Documentation</w:t>
      </w:r>
    </w:p>
    <w:p w14:paraId="1EC32F59" w14:textId="77777777" w:rsidR="0083178E" w:rsidRPr="002D24EC" w:rsidRDefault="0083178E" w:rsidP="0083178E">
      <w:pPr>
        <w:pStyle w:val="ListParagraph"/>
        <w:numPr>
          <w:ilvl w:val="0"/>
          <w:numId w:val="1"/>
        </w:numPr>
        <w:spacing w:before="40" w:after="40"/>
        <w:rPr>
          <w:rFonts w:ascii="Garamond" w:hAnsi="Garamond"/>
        </w:rPr>
      </w:pPr>
      <w:r w:rsidRPr="002D24EC">
        <w:rPr>
          <w:rFonts w:ascii="Garamond" w:hAnsi="Garamond"/>
        </w:rPr>
        <w:t>Learning &amp; Development participation</w:t>
      </w:r>
    </w:p>
    <w:p w14:paraId="40FC2A5F" w14:textId="77777777" w:rsidR="0083178E" w:rsidRPr="002D24EC" w:rsidRDefault="0083178E" w:rsidP="0083178E">
      <w:pPr>
        <w:pStyle w:val="ListParagraph"/>
        <w:numPr>
          <w:ilvl w:val="0"/>
          <w:numId w:val="1"/>
        </w:numPr>
        <w:spacing w:before="40" w:after="40"/>
        <w:rPr>
          <w:rFonts w:ascii="Garamond" w:hAnsi="Garamond"/>
        </w:rPr>
      </w:pPr>
      <w:r w:rsidRPr="002D24EC">
        <w:rPr>
          <w:rFonts w:ascii="Garamond" w:hAnsi="Garamond"/>
        </w:rPr>
        <w:t>Buddy/Business referrals</w:t>
      </w:r>
    </w:p>
    <w:p w14:paraId="24F24B77" w14:textId="77777777" w:rsidR="0083178E" w:rsidRPr="002D24EC" w:rsidRDefault="0083178E" w:rsidP="0083178E">
      <w:pPr>
        <w:pStyle w:val="ListParagraph"/>
        <w:numPr>
          <w:ilvl w:val="0"/>
          <w:numId w:val="1"/>
        </w:numPr>
        <w:spacing w:before="40" w:after="40"/>
        <w:rPr>
          <w:rFonts w:ascii="Garamond" w:hAnsi="Garamond"/>
        </w:rPr>
      </w:pPr>
      <w:r w:rsidRPr="002D24EC">
        <w:rPr>
          <w:rFonts w:ascii="Garamond" w:hAnsi="Garamond"/>
        </w:rPr>
        <w:t>Work ethic and attitude</w:t>
      </w:r>
    </w:p>
    <w:p w14:paraId="7E45DC9C" w14:textId="77777777" w:rsidR="00D86CC3" w:rsidRPr="002D24EC" w:rsidRDefault="0083178E" w:rsidP="0083178E">
      <w:pPr>
        <w:pStyle w:val="ListParagraph"/>
        <w:numPr>
          <w:ilvl w:val="0"/>
          <w:numId w:val="1"/>
        </w:numPr>
        <w:spacing w:before="40" w:after="40"/>
        <w:rPr>
          <w:rFonts w:ascii="Garamond" w:hAnsi="Garamond"/>
        </w:rPr>
      </w:pPr>
      <w:r w:rsidRPr="002D24EC">
        <w:rPr>
          <w:rFonts w:ascii="Garamond" w:hAnsi="Garamond"/>
        </w:rPr>
        <w:t>MIS report submissions</w:t>
      </w:r>
    </w:p>
    <w:p w14:paraId="592D3858"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What to Include</w:t>
      </w:r>
    </w:p>
    <w:p w14:paraId="36D7628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Number of actual days worked during the month</w:t>
      </w:r>
    </w:p>
    <w:p w14:paraId="7FECD29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Project-wise breakdown of time spent on each client</w:t>
      </w:r>
    </w:p>
    <w:p w14:paraId="3B574E4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Hits (achievements) — e.g., zero missed punches, client appreciation, Hall of Fame participation</w:t>
      </w:r>
    </w:p>
    <w:p w14:paraId="1F63FEB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Misses (areas to improve) — e.g., missed KRAs, punctuality issues, task delays</w:t>
      </w:r>
    </w:p>
    <w:p w14:paraId="5A30BB4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Idle time — system issues, waiting for client data, transitions between projects</w:t>
      </w:r>
    </w:p>
    <w:p w14:paraId="1A8C8C99" w14:textId="77777777" w:rsidR="00D86CC3" w:rsidRPr="002D24EC" w:rsidRDefault="00D86CC3">
      <w:pPr>
        <w:spacing w:before="60"/>
        <w:rPr>
          <w:rFonts w:ascii="Garamond" w:hAnsi="Garamond"/>
        </w:rPr>
      </w:pPr>
    </w:p>
    <w:p w14:paraId="1CFA9736"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Submission Process</w:t>
      </w:r>
    </w:p>
    <w:p w14:paraId="5487ACFC"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HR shares a Google Form link at the end of every payroll cycle</w:t>
      </w:r>
    </w:p>
    <w:p w14:paraId="74042C7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Form covers the period from 21st of previous month to 20th of current month</w:t>
      </w:r>
    </w:p>
    <w:p w14:paraId="5F2BBBA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Last date to submit: 22nd of every month by 12:00 PM</w:t>
      </w:r>
    </w:p>
    <w:p w14:paraId="2BCB0CC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Late submissions will not be accepted</w:t>
      </w:r>
    </w:p>
    <w:p w14:paraId="27B6D61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Non-submission will result in salary being withheld for that month</w:t>
      </w:r>
    </w:p>
    <w:p w14:paraId="2C40CE8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TLs and Managers must ensure all team members (including new joiners completing 1 month) submit on time</w:t>
      </w:r>
    </w:p>
    <w:p w14:paraId="4D3F1F00" w14:textId="77777777" w:rsidR="00D86CC3" w:rsidRPr="002D24EC" w:rsidRDefault="00D86CC3">
      <w:pPr>
        <w:spacing w:before="60"/>
        <w:rPr>
          <w:rFonts w:ascii="Garamond" w:hAnsi="Garamond"/>
        </w:rPr>
      </w:pPr>
    </w:p>
    <w:p w14:paraId="099531AC" w14:textId="77777777" w:rsidR="00D86CC3" w:rsidRPr="002D24EC" w:rsidRDefault="0047756B">
      <w:pPr>
        <w:shd w:val="clear" w:color="auto" w:fill="D6E4F0"/>
        <w:spacing w:before="80" w:after="80"/>
        <w:ind w:left="120" w:right="120"/>
        <w:rPr>
          <w:rFonts w:ascii="Garamond" w:hAnsi="Garamond"/>
        </w:rPr>
      </w:pPr>
      <w:r w:rsidRPr="002D24EC">
        <w:rPr>
          <w:rFonts w:ascii="Apple Color Emoji" w:hAnsi="Apple Color Emoji" w:cs="Apple Color Emoji"/>
          <w:i/>
          <w:iCs/>
          <w:color w:val="555555"/>
        </w:rPr>
        <w:t>📌</w:t>
      </w:r>
      <w:r w:rsidRPr="002D24EC">
        <w:rPr>
          <w:rFonts w:ascii="Garamond" w:hAnsi="Garamond"/>
          <w:i/>
          <w:iCs/>
          <w:color w:val="555555"/>
        </w:rPr>
        <w:t xml:space="preserve"> Select the correct form based on your designation. Submitting the wrong form will be treated as non-compliance.</w:t>
      </w:r>
    </w:p>
    <w:p w14:paraId="3B9F51D3" w14:textId="77777777" w:rsidR="00D86CC3" w:rsidRPr="002D24EC" w:rsidRDefault="0047756B">
      <w:pPr>
        <w:rPr>
          <w:rFonts w:ascii="Garamond" w:hAnsi="Garamond"/>
        </w:rPr>
      </w:pPr>
      <w:r w:rsidRPr="002D24EC">
        <w:rPr>
          <w:rFonts w:ascii="Garamond" w:hAnsi="Garamond"/>
        </w:rPr>
        <w:br w:type="page"/>
      </w:r>
    </w:p>
    <w:p w14:paraId="6A12EA49"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4" w:name="_Toc226009716"/>
      <w:r w:rsidRPr="002D24EC">
        <w:rPr>
          <w:rFonts w:ascii="Garamond" w:hAnsi="Garamond"/>
          <w:b/>
          <w:bCs/>
          <w:color w:val="FFFFFF"/>
          <w:sz w:val="20"/>
          <w:szCs w:val="20"/>
        </w:rPr>
        <w:lastRenderedPageBreak/>
        <w:t>5. WORK FROM HOME POLICY</w:t>
      </w:r>
      <w:bookmarkEnd w:id="4"/>
    </w:p>
    <w:p w14:paraId="72B2DC2A" w14:textId="77777777" w:rsidR="00D86CC3" w:rsidRPr="002D24EC" w:rsidRDefault="0047756B">
      <w:pPr>
        <w:spacing w:before="60" w:after="60"/>
        <w:rPr>
          <w:rFonts w:ascii="Garamond" w:hAnsi="Garamond"/>
        </w:rPr>
      </w:pPr>
      <w:r w:rsidRPr="002D24EC">
        <w:rPr>
          <w:rFonts w:ascii="Garamond" w:hAnsi="Garamond"/>
        </w:rPr>
        <w:t>JHS strongly promotes working from office or client location. Work from Home (WFH) is an exception, not a standard practice.</w:t>
      </w:r>
    </w:p>
    <w:p w14:paraId="52B53BCE" w14:textId="77777777" w:rsidR="00D86CC3" w:rsidRPr="002D24EC" w:rsidRDefault="00D86CC3">
      <w:pPr>
        <w:spacing w:before="60"/>
        <w:rPr>
          <w:rFonts w:ascii="Garamond" w:hAnsi="Garamond"/>
        </w:rPr>
      </w:pPr>
    </w:p>
    <w:p w14:paraId="0DC4341E"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Key Rules</w:t>
      </w:r>
    </w:p>
    <w:p w14:paraId="3B10140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WFH requires prior approval from Client, CHRO, and Partner</w:t>
      </w:r>
    </w:p>
    <w:p w14:paraId="72DE168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An official WFH </w:t>
      </w:r>
      <w:r w:rsidR="003649B0" w:rsidRPr="002D24EC">
        <w:rPr>
          <w:rFonts w:ascii="Garamond" w:hAnsi="Garamond"/>
        </w:rPr>
        <w:t xml:space="preserve">email </w:t>
      </w:r>
      <w:r w:rsidRPr="002D24EC">
        <w:rPr>
          <w:rFonts w:ascii="Garamond" w:hAnsi="Garamond"/>
        </w:rPr>
        <w:t>request must be submitted</w:t>
      </w:r>
    </w:p>
    <w:p w14:paraId="4D142BA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Email must be sent to Partner and TL with CC</w:t>
      </w:r>
      <w:r w:rsidR="003649B0" w:rsidRPr="002D24EC">
        <w:rPr>
          <w:rFonts w:ascii="Garamond" w:hAnsi="Garamond"/>
        </w:rPr>
        <w:t xml:space="preserve"> to HR</w:t>
      </w:r>
    </w:p>
    <w:p w14:paraId="19DAF53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WFH without approval will lead to disciplinary action including salary deduction or termination</w:t>
      </w:r>
      <w:r w:rsidR="005F14BF" w:rsidRPr="002D24EC">
        <w:rPr>
          <w:rFonts w:ascii="Garamond" w:hAnsi="Garamond"/>
        </w:rPr>
        <w:t xml:space="preserve"> (if repeated multiple times)</w:t>
      </w:r>
    </w:p>
    <w:p w14:paraId="7FFD1EA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color w:val="FF0000"/>
        </w:rPr>
        <w:t xml:space="preserve"> </w:t>
      </w:r>
      <w:r w:rsidRPr="002D24EC">
        <w:rPr>
          <w:rFonts w:ascii="Garamond" w:hAnsi="Garamond"/>
        </w:rPr>
        <w:t>WFH is approval-based and limited. Performance and availability will be monitored.</w:t>
      </w:r>
    </w:p>
    <w:p w14:paraId="2C8D11C8" w14:textId="77777777" w:rsidR="00D86CC3" w:rsidRPr="002D24EC" w:rsidRDefault="00D86CC3">
      <w:pPr>
        <w:spacing w:before="60"/>
        <w:rPr>
          <w:rFonts w:ascii="Garamond" w:hAnsi="Garamond"/>
        </w:rPr>
      </w:pPr>
    </w:p>
    <w:p w14:paraId="3AEFF2E8" w14:textId="77777777" w:rsidR="00D86CC3" w:rsidRPr="002D24EC" w:rsidRDefault="0047756B">
      <w:pPr>
        <w:shd w:val="clear" w:color="auto" w:fill="D6E4F0"/>
        <w:spacing w:before="80" w:after="80"/>
        <w:ind w:left="120" w:right="120"/>
        <w:rPr>
          <w:rFonts w:ascii="Garamond" w:hAnsi="Garamond"/>
        </w:rPr>
      </w:pPr>
      <w:r w:rsidRPr="002D24EC">
        <w:rPr>
          <w:rFonts w:ascii="Apple Color Emoji" w:hAnsi="Apple Color Emoji" w:cs="Apple Color Emoji"/>
          <w:i/>
          <w:iCs/>
          <w:color w:val="555555"/>
        </w:rPr>
        <w:t>📌</w:t>
      </w:r>
      <w:r w:rsidRPr="002D24EC">
        <w:rPr>
          <w:rFonts w:ascii="Garamond" w:hAnsi="Garamond"/>
          <w:i/>
          <w:iCs/>
          <w:color w:val="555555"/>
        </w:rPr>
        <w:t xml:space="preserve"> </w:t>
      </w:r>
      <w:r w:rsidR="000B51B8" w:rsidRPr="002D24EC">
        <w:rPr>
          <w:rFonts w:ascii="Garamond" w:hAnsi="Garamond"/>
          <w:i/>
          <w:iCs/>
          <w:color w:val="555555"/>
        </w:rPr>
        <w:t xml:space="preserve">All Old </w:t>
      </w:r>
      <w:r w:rsidRPr="002D24EC">
        <w:rPr>
          <w:rFonts w:ascii="Garamond" w:hAnsi="Garamond"/>
          <w:i/>
          <w:iCs/>
          <w:color w:val="555555"/>
        </w:rPr>
        <w:t>WFH will</w:t>
      </w:r>
      <w:r w:rsidR="000B51B8" w:rsidRPr="002D24EC">
        <w:rPr>
          <w:rFonts w:ascii="Garamond" w:hAnsi="Garamond"/>
          <w:i/>
          <w:iCs/>
          <w:color w:val="555555"/>
        </w:rPr>
        <w:t xml:space="preserve"> need to</w:t>
      </w:r>
      <w:r w:rsidRPr="002D24EC">
        <w:rPr>
          <w:rFonts w:ascii="Garamond" w:hAnsi="Garamond"/>
          <w:i/>
          <w:iCs/>
          <w:color w:val="555555"/>
        </w:rPr>
        <w:t xml:space="preserve"> be </w:t>
      </w:r>
      <w:r w:rsidR="000B51B8" w:rsidRPr="002D24EC">
        <w:rPr>
          <w:rFonts w:ascii="Garamond" w:hAnsi="Garamond"/>
          <w:i/>
          <w:iCs/>
          <w:color w:val="555555"/>
        </w:rPr>
        <w:t xml:space="preserve">realigned for the documentation purposes again by the respective employees </w:t>
      </w:r>
      <w:r w:rsidRPr="002D24EC">
        <w:rPr>
          <w:rFonts w:ascii="Garamond" w:hAnsi="Garamond"/>
          <w:i/>
          <w:iCs/>
          <w:color w:val="555555"/>
        </w:rPr>
        <w:t>effective from</w:t>
      </w:r>
      <w:r w:rsidR="003649B0" w:rsidRPr="002D24EC">
        <w:rPr>
          <w:rFonts w:ascii="Garamond" w:hAnsi="Garamond"/>
          <w:i/>
          <w:iCs/>
          <w:color w:val="555555"/>
        </w:rPr>
        <w:t xml:space="preserve"> </w:t>
      </w:r>
      <w:r w:rsidRPr="002D24EC">
        <w:rPr>
          <w:rFonts w:ascii="Garamond" w:hAnsi="Garamond"/>
          <w:i/>
          <w:iCs/>
          <w:color w:val="555555"/>
        </w:rPr>
        <w:t>April 2026 for all employees currently on WFH arrangements</w:t>
      </w:r>
      <w:r w:rsidR="005B65B4" w:rsidRPr="002D24EC">
        <w:rPr>
          <w:rFonts w:ascii="Garamond" w:hAnsi="Garamond"/>
          <w:i/>
          <w:iCs/>
          <w:color w:val="555555"/>
        </w:rPr>
        <w:t xml:space="preserve">/Hybrid </w:t>
      </w:r>
      <w:r w:rsidR="006B41B6" w:rsidRPr="002D24EC">
        <w:rPr>
          <w:rFonts w:ascii="Garamond" w:hAnsi="Garamond"/>
          <w:i/>
          <w:iCs/>
          <w:color w:val="555555"/>
        </w:rPr>
        <w:t>Arrangements</w:t>
      </w:r>
      <w:r w:rsidR="005B65B4" w:rsidRPr="002D24EC">
        <w:rPr>
          <w:rFonts w:ascii="Garamond" w:hAnsi="Garamond"/>
          <w:i/>
          <w:iCs/>
          <w:color w:val="555555"/>
        </w:rPr>
        <w:t>.</w:t>
      </w:r>
    </w:p>
    <w:p w14:paraId="2246928A" w14:textId="77777777" w:rsidR="00D86CC3" w:rsidRPr="002D24EC" w:rsidRDefault="0047756B">
      <w:pPr>
        <w:rPr>
          <w:rFonts w:ascii="Garamond" w:hAnsi="Garamond"/>
        </w:rPr>
      </w:pPr>
      <w:r w:rsidRPr="002D24EC">
        <w:rPr>
          <w:rFonts w:ascii="Garamond" w:hAnsi="Garamond"/>
        </w:rPr>
        <w:br w:type="page"/>
      </w:r>
    </w:p>
    <w:p w14:paraId="08706CF6"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5" w:name="_Toc226009717"/>
      <w:r w:rsidRPr="002D24EC">
        <w:rPr>
          <w:rFonts w:ascii="Garamond" w:hAnsi="Garamond"/>
          <w:b/>
          <w:bCs/>
          <w:color w:val="FFFFFF"/>
          <w:sz w:val="20"/>
          <w:szCs w:val="20"/>
        </w:rPr>
        <w:lastRenderedPageBreak/>
        <w:t>6. PAY DAY &amp; CONVEYANCE</w:t>
      </w:r>
      <w:bookmarkEnd w:id="5"/>
    </w:p>
    <w:p w14:paraId="5C10CF04"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Payroll Cycle</w:t>
      </w:r>
    </w:p>
    <w:p w14:paraId="0BE2A86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Payroll cycle: 21st of the month to 20th of the following month</w:t>
      </w:r>
    </w:p>
    <w:p w14:paraId="1162D94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Salary is processed on the last working day of the month</w:t>
      </w:r>
    </w:p>
    <w:p w14:paraId="183711B4" w14:textId="77777777" w:rsidR="00F5107D" w:rsidRPr="002D24EC" w:rsidRDefault="00F5107D">
      <w:pPr>
        <w:pStyle w:val="ListParagraph"/>
        <w:numPr>
          <w:ilvl w:val="0"/>
          <w:numId w:val="1"/>
        </w:numPr>
        <w:spacing w:before="40" w:after="40"/>
        <w:rPr>
          <w:rFonts w:ascii="Garamond" w:hAnsi="Garamond"/>
        </w:rPr>
      </w:pPr>
      <w:r w:rsidRPr="002D24EC">
        <w:rPr>
          <w:rFonts w:ascii="Garamond" w:hAnsi="Garamond"/>
        </w:rPr>
        <w:t>Salary shall be credited in compliance with applicable statutory timelines.</w:t>
      </w:r>
    </w:p>
    <w:p w14:paraId="13AED8B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Accounts team will inform 1 day in advance if there is any delay</w:t>
      </w:r>
    </w:p>
    <w:p w14:paraId="4D784DD1" w14:textId="5522345A" w:rsidR="00D86CC3" w:rsidRPr="002D24EC" w:rsidRDefault="0047756B" w:rsidP="008208F0">
      <w:pPr>
        <w:pStyle w:val="ListParagraph"/>
        <w:numPr>
          <w:ilvl w:val="0"/>
          <w:numId w:val="1"/>
        </w:numPr>
        <w:spacing w:before="40" w:after="40"/>
        <w:rPr>
          <w:rFonts w:ascii="Garamond" w:hAnsi="Garamond"/>
        </w:rPr>
      </w:pPr>
      <w:r w:rsidRPr="002D24EC">
        <w:rPr>
          <w:rFonts w:ascii="Garamond" w:hAnsi="Garamond"/>
        </w:rPr>
        <w:t>Employees on Professional Service Basis must submit their Invoice and approved Timesheet on or before 22nd of every month</w:t>
      </w:r>
    </w:p>
    <w:p w14:paraId="1B4E39E6"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Conveyance</w:t>
      </w:r>
    </w:p>
    <w:p w14:paraId="230FE06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Conveyance cycle: 21st to 20th (same as payroll cycle)</w:t>
      </w:r>
    </w:p>
    <w:p w14:paraId="3320C3E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Conveyance is paid by the 1</w:t>
      </w:r>
      <w:r w:rsidR="00915D9C" w:rsidRPr="002D24EC">
        <w:rPr>
          <w:rFonts w:ascii="Garamond" w:hAnsi="Garamond"/>
        </w:rPr>
        <w:t>5</w:t>
      </w:r>
      <w:r w:rsidRPr="002D24EC">
        <w:rPr>
          <w:rFonts w:ascii="Garamond" w:hAnsi="Garamond"/>
        </w:rPr>
        <w:t>th of every month</w:t>
      </w:r>
    </w:p>
    <w:p w14:paraId="0B096C9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Claims with original attachments must be submitted to the </w:t>
      </w:r>
      <w:r w:rsidR="00915D9C" w:rsidRPr="002D24EC">
        <w:rPr>
          <w:rFonts w:ascii="Garamond" w:hAnsi="Garamond"/>
        </w:rPr>
        <w:t>payroll team</w:t>
      </w:r>
      <w:r w:rsidRPr="002D24EC">
        <w:rPr>
          <w:rFonts w:ascii="Garamond" w:hAnsi="Garamond"/>
        </w:rPr>
        <w:t xml:space="preserve"> by the 24</w:t>
      </w:r>
      <w:r w:rsidRPr="002D24EC">
        <w:rPr>
          <w:rFonts w:ascii="Garamond" w:hAnsi="Garamond"/>
          <w:vertAlign w:val="superscript"/>
        </w:rPr>
        <w:t>th</w:t>
      </w:r>
    </w:p>
    <w:p w14:paraId="03986CC6" w14:textId="77777777" w:rsidR="0094711A" w:rsidRPr="002D24EC" w:rsidRDefault="0094711A">
      <w:pPr>
        <w:pStyle w:val="ListParagraph"/>
        <w:numPr>
          <w:ilvl w:val="0"/>
          <w:numId w:val="1"/>
        </w:numPr>
        <w:spacing w:before="40" w:after="40"/>
        <w:rPr>
          <w:rFonts w:ascii="Garamond" w:hAnsi="Garamond"/>
        </w:rPr>
      </w:pPr>
      <w:r w:rsidRPr="002D24EC">
        <w:rPr>
          <w:rFonts w:ascii="Garamond" w:hAnsi="Garamond"/>
        </w:rPr>
        <w:t>No claims are accepted after the 24</w:t>
      </w:r>
      <w:r w:rsidRPr="002D24EC">
        <w:rPr>
          <w:rFonts w:ascii="Garamond" w:hAnsi="Garamond"/>
          <w:vertAlign w:val="superscript"/>
        </w:rPr>
        <w:t xml:space="preserve">th </w:t>
      </w:r>
      <w:r w:rsidR="0083178E" w:rsidRPr="002D24EC">
        <w:rPr>
          <w:rFonts w:ascii="Garamond" w:hAnsi="Garamond"/>
          <w:vertAlign w:val="superscript"/>
        </w:rPr>
        <w:br/>
      </w:r>
    </w:p>
    <w:tbl>
      <w:tblPr>
        <w:tblStyle w:val="TableGrid"/>
        <w:tblW w:w="11052" w:type="dxa"/>
        <w:jc w:val="center"/>
        <w:tblLayout w:type="fixed"/>
        <w:tblLook w:val="04A0" w:firstRow="1" w:lastRow="0" w:firstColumn="1" w:lastColumn="0" w:noHBand="0" w:noVBand="1"/>
      </w:tblPr>
      <w:tblGrid>
        <w:gridCol w:w="1951"/>
        <w:gridCol w:w="1313"/>
        <w:gridCol w:w="1534"/>
        <w:gridCol w:w="1132"/>
        <w:gridCol w:w="1132"/>
        <w:gridCol w:w="1297"/>
        <w:gridCol w:w="1417"/>
        <w:gridCol w:w="1276"/>
      </w:tblGrid>
      <w:tr w:rsidR="0083178E" w:rsidRPr="002D24EC" w14:paraId="653124D6" w14:textId="77777777" w:rsidTr="006B41B6">
        <w:trPr>
          <w:jc w:val="center"/>
        </w:trPr>
        <w:tc>
          <w:tcPr>
            <w:tcW w:w="1951" w:type="dxa"/>
            <w:vAlign w:val="center"/>
            <w:hideMark/>
          </w:tcPr>
          <w:p w14:paraId="0991A214" w14:textId="77777777"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Category</w:t>
            </w:r>
          </w:p>
        </w:tc>
        <w:tc>
          <w:tcPr>
            <w:tcW w:w="1313" w:type="dxa"/>
            <w:vAlign w:val="center"/>
            <w:hideMark/>
          </w:tcPr>
          <w:p w14:paraId="33038AF2" w14:textId="77777777"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Sr. Partner / Partner / Associate Partner</w:t>
            </w:r>
          </w:p>
        </w:tc>
        <w:tc>
          <w:tcPr>
            <w:tcW w:w="1534" w:type="dxa"/>
            <w:vAlign w:val="center"/>
            <w:hideMark/>
          </w:tcPr>
          <w:p w14:paraId="29F629CD" w14:textId="77777777"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Associate Director / Director</w:t>
            </w:r>
          </w:p>
        </w:tc>
        <w:tc>
          <w:tcPr>
            <w:tcW w:w="1132" w:type="dxa"/>
            <w:vAlign w:val="center"/>
            <w:hideMark/>
          </w:tcPr>
          <w:p w14:paraId="63AE66AD" w14:textId="77777777"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Principal / Sr. Manager</w:t>
            </w:r>
          </w:p>
        </w:tc>
        <w:tc>
          <w:tcPr>
            <w:tcW w:w="1132" w:type="dxa"/>
            <w:vAlign w:val="center"/>
            <w:hideMark/>
          </w:tcPr>
          <w:p w14:paraId="34A5E672" w14:textId="656BE824"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Manager</w:t>
            </w:r>
            <w:ins w:id="6" w:author="Pavitra Sharma" w:date="2026-05-18T17:41:00Z" w16du:dateUtc="2026-05-18T12:11:00Z">
              <w:r w:rsidR="000D511C">
                <w:rPr>
                  <w:rFonts w:ascii="Garamond" w:eastAsia="Times New Roman" w:hAnsi="Garamond" w:cs="Times New Roman"/>
                  <w:b/>
                  <w:bCs/>
                </w:rPr>
                <w:t xml:space="preserve"> / Assistant Manager</w:t>
              </w:r>
            </w:ins>
          </w:p>
        </w:tc>
        <w:tc>
          <w:tcPr>
            <w:tcW w:w="1297" w:type="dxa"/>
            <w:vAlign w:val="center"/>
            <w:hideMark/>
          </w:tcPr>
          <w:p w14:paraId="5B8676F5" w14:textId="77777777"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Sr. Consultant / Consultant</w:t>
            </w:r>
          </w:p>
        </w:tc>
        <w:tc>
          <w:tcPr>
            <w:tcW w:w="1417" w:type="dxa"/>
            <w:vAlign w:val="center"/>
            <w:hideMark/>
          </w:tcPr>
          <w:p w14:paraId="508E8326" w14:textId="77777777"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Sr. Audit Executive / Audit Executive / Jr. Executive</w:t>
            </w:r>
          </w:p>
        </w:tc>
        <w:tc>
          <w:tcPr>
            <w:tcW w:w="1276" w:type="dxa"/>
            <w:vAlign w:val="center"/>
            <w:hideMark/>
          </w:tcPr>
          <w:p w14:paraId="064A2319" w14:textId="77777777" w:rsidR="0083178E" w:rsidRPr="002D24EC" w:rsidRDefault="0083178E" w:rsidP="006B41B6">
            <w:pPr>
              <w:jc w:val="center"/>
              <w:rPr>
                <w:rFonts w:ascii="Garamond" w:eastAsia="Times New Roman" w:hAnsi="Garamond" w:cs="Times New Roman"/>
                <w:b/>
                <w:bCs/>
              </w:rPr>
            </w:pPr>
            <w:r w:rsidRPr="002D24EC">
              <w:rPr>
                <w:rFonts w:ascii="Garamond" w:eastAsia="Times New Roman" w:hAnsi="Garamond" w:cs="Times New Roman"/>
                <w:b/>
                <w:bCs/>
              </w:rPr>
              <w:t>Articled Assistant</w:t>
            </w:r>
          </w:p>
        </w:tc>
      </w:tr>
      <w:tr w:rsidR="0083178E" w:rsidRPr="002D24EC" w14:paraId="401A358D" w14:textId="77777777" w:rsidTr="006B41B6">
        <w:trPr>
          <w:jc w:val="center"/>
        </w:trPr>
        <w:tc>
          <w:tcPr>
            <w:tcW w:w="1951" w:type="dxa"/>
            <w:vAlign w:val="center"/>
            <w:hideMark/>
          </w:tcPr>
          <w:p w14:paraId="295F0CC5"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Fuel</w:t>
            </w:r>
          </w:p>
        </w:tc>
        <w:tc>
          <w:tcPr>
            <w:tcW w:w="1313" w:type="dxa"/>
            <w:vAlign w:val="center"/>
            <w:hideMark/>
          </w:tcPr>
          <w:p w14:paraId="3E79B20A"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Rs.10,000/m</w:t>
            </w:r>
          </w:p>
        </w:tc>
        <w:tc>
          <w:tcPr>
            <w:tcW w:w="1534" w:type="dxa"/>
            <w:vAlign w:val="center"/>
            <w:hideMark/>
          </w:tcPr>
          <w:p w14:paraId="5DB0069E"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Rs.7,000/m</w:t>
            </w:r>
          </w:p>
        </w:tc>
        <w:tc>
          <w:tcPr>
            <w:tcW w:w="1132" w:type="dxa"/>
            <w:vAlign w:val="center"/>
            <w:hideMark/>
          </w:tcPr>
          <w:p w14:paraId="44FAC532"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Rs.5,000/m</w:t>
            </w:r>
          </w:p>
        </w:tc>
        <w:tc>
          <w:tcPr>
            <w:tcW w:w="1132" w:type="dxa"/>
            <w:vAlign w:val="center"/>
            <w:hideMark/>
          </w:tcPr>
          <w:p w14:paraId="636BFB49"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97" w:type="dxa"/>
            <w:vAlign w:val="center"/>
            <w:hideMark/>
          </w:tcPr>
          <w:p w14:paraId="4093FD7B"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417" w:type="dxa"/>
            <w:vAlign w:val="center"/>
            <w:hideMark/>
          </w:tcPr>
          <w:p w14:paraId="087028FC"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76" w:type="dxa"/>
            <w:vAlign w:val="center"/>
            <w:hideMark/>
          </w:tcPr>
          <w:p w14:paraId="51E10218"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r>
      <w:tr w:rsidR="0083178E" w:rsidRPr="002D24EC" w14:paraId="754EE5AB" w14:textId="77777777" w:rsidTr="006B41B6">
        <w:trPr>
          <w:jc w:val="center"/>
        </w:trPr>
        <w:tc>
          <w:tcPr>
            <w:tcW w:w="1951" w:type="dxa"/>
            <w:vAlign w:val="center"/>
            <w:hideMark/>
          </w:tcPr>
          <w:p w14:paraId="48852C1A"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Mobile</w:t>
            </w:r>
          </w:p>
        </w:tc>
        <w:tc>
          <w:tcPr>
            <w:tcW w:w="1313" w:type="dxa"/>
            <w:vAlign w:val="center"/>
            <w:hideMark/>
          </w:tcPr>
          <w:p w14:paraId="37F9BF08"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Rs.2,500/m</w:t>
            </w:r>
          </w:p>
        </w:tc>
        <w:tc>
          <w:tcPr>
            <w:tcW w:w="1534" w:type="dxa"/>
            <w:vAlign w:val="center"/>
            <w:hideMark/>
          </w:tcPr>
          <w:p w14:paraId="03226ABB"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Rs.500/m</w:t>
            </w:r>
          </w:p>
        </w:tc>
        <w:tc>
          <w:tcPr>
            <w:tcW w:w="1132" w:type="dxa"/>
            <w:vAlign w:val="center"/>
            <w:hideMark/>
          </w:tcPr>
          <w:p w14:paraId="5A652CB9"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Rs.500/m</w:t>
            </w:r>
          </w:p>
        </w:tc>
        <w:tc>
          <w:tcPr>
            <w:tcW w:w="1132" w:type="dxa"/>
            <w:vAlign w:val="center"/>
            <w:hideMark/>
          </w:tcPr>
          <w:p w14:paraId="7671962A"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Rs.500/m</w:t>
            </w:r>
          </w:p>
        </w:tc>
        <w:tc>
          <w:tcPr>
            <w:tcW w:w="1297" w:type="dxa"/>
            <w:vAlign w:val="center"/>
            <w:hideMark/>
          </w:tcPr>
          <w:p w14:paraId="7E9ABBBF"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Rs.500/m</w:t>
            </w:r>
          </w:p>
        </w:tc>
        <w:tc>
          <w:tcPr>
            <w:tcW w:w="1417" w:type="dxa"/>
            <w:vAlign w:val="center"/>
            <w:hideMark/>
          </w:tcPr>
          <w:p w14:paraId="11217D35"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On special approval</w:t>
            </w:r>
          </w:p>
        </w:tc>
        <w:tc>
          <w:tcPr>
            <w:tcW w:w="1276" w:type="dxa"/>
            <w:vAlign w:val="center"/>
            <w:hideMark/>
          </w:tcPr>
          <w:p w14:paraId="4CCD269B"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On special approval</w:t>
            </w:r>
          </w:p>
        </w:tc>
      </w:tr>
      <w:tr w:rsidR="0083178E" w:rsidRPr="002D24EC" w14:paraId="718A48A6" w14:textId="77777777" w:rsidTr="006B41B6">
        <w:trPr>
          <w:jc w:val="center"/>
        </w:trPr>
        <w:tc>
          <w:tcPr>
            <w:tcW w:w="1951" w:type="dxa"/>
            <w:vAlign w:val="center"/>
            <w:hideMark/>
          </w:tcPr>
          <w:p w14:paraId="6ECDB765"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Toll &amp; Parking</w:t>
            </w:r>
          </w:p>
        </w:tc>
        <w:tc>
          <w:tcPr>
            <w:tcW w:w="1313" w:type="dxa"/>
            <w:vAlign w:val="center"/>
            <w:hideMark/>
          </w:tcPr>
          <w:p w14:paraId="65019BA5"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Rs.1,500/m</w:t>
            </w:r>
          </w:p>
        </w:tc>
        <w:tc>
          <w:tcPr>
            <w:tcW w:w="1534" w:type="dxa"/>
            <w:vAlign w:val="center"/>
            <w:hideMark/>
          </w:tcPr>
          <w:p w14:paraId="09BCEFD2"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Rs.1,000/m</w:t>
            </w:r>
          </w:p>
        </w:tc>
        <w:tc>
          <w:tcPr>
            <w:tcW w:w="1132" w:type="dxa"/>
            <w:vAlign w:val="center"/>
            <w:hideMark/>
          </w:tcPr>
          <w:p w14:paraId="30490DD4"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Rs.500/m</w:t>
            </w:r>
          </w:p>
        </w:tc>
        <w:tc>
          <w:tcPr>
            <w:tcW w:w="1132" w:type="dxa"/>
            <w:vAlign w:val="center"/>
            <w:hideMark/>
          </w:tcPr>
          <w:p w14:paraId="7DA43CE1"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w:t>
            </w:r>
          </w:p>
        </w:tc>
        <w:tc>
          <w:tcPr>
            <w:tcW w:w="1297" w:type="dxa"/>
            <w:vAlign w:val="center"/>
            <w:hideMark/>
          </w:tcPr>
          <w:p w14:paraId="20C06CCA"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Specified</w:t>
            </w:r>
          </w:p>
        </w:tc>
        <w:tc>
          <w:tcPr>
            <w:tcW w:w="1417" w:type="dxa"/>
            <w:vAlign w:val="center"/>
            <w:hideMark/>
          </w:tcPr>
          <w:p w14:paraId="111A4E30"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76" w:type="dxa"/>
            <w:vAlign w:val="center"/>
            <w:hideMark/>
          </w:tcPr>
          <w:p w14:paraId="393641E2"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r>
      <w:tr w:rsidR="0083178E" w:rsidRPr="002D24EC" w14:paraId="4C64E862" w14:textId="77777777" w:rsidTr="006B41B6">
        <w:trPr>
          <w:jc w:val="center"/>
        </w:trPr>
        <w:tc>
          <w:tcPr>
            <w:tcW w:w="1951" w:type="dxa"/>
            <w:vAlign w:val="center"/>
            <w:hideMark/>
          </w:tcPr>
          <w:p w14:paraId="6112086E"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Train Travel</w:t>
            </w:r>
          </w:p>
        </w:tc>
        <w:tc>
          <w:tcPr>
            <w:tcW w:w="1313" w:type="dxa"/>
            <w:vAlign w:val="center"/>
            <w:hideMark/>
          </w:tcPr>
          <w:p w14:paraId="0BDA5508"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First Class (AC)</w:t>
            </w:r>
          </w:p>
        </w:tc>
        <w:tc>
          <w:tcPr>
            <w:tcW w:w="1534" w:type="dxa"/>
            <w:vAlign w:val="center"/>
            <w:hideMark/>
          </w:tcPr>
          <w:p w14:paraId="51FCCB0D"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First Class / II AC</w:t>
            </w:r>
          </w:p>
        </w:tc>
        <w:tc>
          <w:tcPr>
            <w:tcW w:w="1132" w:type="dxa"/>
            <w:vAlign w:val="center"/>
            <w:hideMark/>
          </w:tcPr>
          <w:p w14:paraId="6A06A5EF"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First Class / II AC</w:t>
            </w:r>
          </w:p>
        </w:tc>
        <w:tc>
          <w:tcPr>
            <w:tcW w:w="1132" w:type="dxa"/>
            <w:vAlign w:val="center"/>
            <w:hideMark/>
          </w:tcPr>
          <w:p w14:paraId="1C18B777"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First Class</w:t>
            </w:r>
          </w:p>
        </w:tc>
        <w:tc>
          <w:tcPr>
            <w:tcW w:w="1297" w:type="dxa"/>
            <w:vAlign w:val="center"/>
            <w:hideMark/>
          </w:tcPr>
          <w:p w14:paraId="7B430A72"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First Class</w:t>
            </w:r>
          </w:p>
        </w:tc>
        <w:tc>
          <w:tcPr>
            <w:tcW w:w="1417" w:type="dxa"/>
            <w:vAlign w:val="center"/>
            <w:hideMark/>
          </w:tcPr>
          <w:p w14:paraId="55F4BCC9"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II Class</w:t>
            </w:r>
          </w:p>
        </w:tc>
        <w:tc>
          <w:tcPr>
            <w:tcW w:w="1276" w:type="dxa"/>
            <w:vAlign w:val="center"/>
            <w:hideMark/>
          </w:tcPr>
          <w:p w14:paraId="28FB5126"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II Class</w:t>
            </w:r>
          </w:p>
        </w:tc>
      </w:tr>
      <w:tr w:rsidR="0083178E" w:rsidRPr="002D24EC" w14:paraId="71946D8A" w14:textId="77777777" w:rsidTr="006B41B6">
        <w:trPr>
          <w:jc w:val="center"/>
        </w:trPr>
        <w:tc>
          <w:tcPr>
            <w:tcW w:w="1951" w:type="dxa"/>
            <w:vAlign w:val="center"/>
            <w:hideMark/>
          </w:tcPr>
          <w:p w14:paraId="5633DFAD"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Air Travel</w:t>
            </w:r>
          </w:p>
        </w:tc>
        <w:tc>
          <w:tcPr>
            <w:tcW w:w="1313" w:type="dxa"/>
            <w:vAlign w:val="center"/>
            <w:hideMark/>
          </w:tcPr>
          <w:p w14:paraId="1F18D527"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Economy Class</w:t>
            </w:r>
          </w:p>
        </w:tc>
        <w:tc>
          <w:tcPr>
            <w:tcW w:w="1534" w:type="dxa"/>
            <w:vAlign w:val="center"/>
            <w:hideMark/>
          </w:tcPr>
          <w:p w14:paraId="16B602D3"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Economy (Max Rs.8,000)</w:t>
            </w:r>
          </w:p>
        </w:tc>
        <w:tc>
          <w:tcPr>
            <w:tcW w:w="1132" w:type="dxa"/>
            <w:vAlign w:val="center"/>
            <w:hideMark/>
          </w:tcPr>
          <w:p w14:paraId="5F972155"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Only if client reimbursable</w:t>
            </w:r>
          </w:p>
        </w:tc>
        <w:tc>
          <w:tcPr>
            <w:tcW w:w="1132" w:type="dxa"/>
            <w:vAlign w:val="center"/>
            <w:hideMark/>
          </w:tcPr>
          <w:p w14:paraId="43E69B10"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Only if client reimbursable</w:t>
            </w:r>
          </w:p>
        </w:tc>
        <w:tc>
          <w:tcPr>
            <w:tcW w:w="1297" w:type="dxa"/>
            <w:vAlign w:val="center"/>
            <w:hideMark/>
          </w:tcPr>
          <w:p w14:paraId="00D77ED9"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Only if client reimbursable</w:t>
            </w:r>
          </w:p>
        </w:tc>
        <w:tc>
          <w:tcPr>
            <w:tcW w:w="1417" w:type="dxa"/>
            <w:vAlign w:val="center"/>
            <w:hideMark/>
          </w:tcPr>
          <w:p w14:paraId="6629E9A0"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Only if client reimbursable</w:t>
            </w:r>
          </w:p>
        </w:tc>
        <w:tc>
          <w:tcPr>
            <w:tcW w:w="1276" w:type="dxa"/>
            <w:vAlign w:val="center"/>
            <w:hideMark/>
          </w:tcPr>
          <w:p w14:paraId="70F49210"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On special approval</w:t>
            </w:r>
          </w:p>
        </w:tc>
      </w:tr>
      <w:tr w:rsidR="0083178E" w:rsidRPr="002D24EC" w14:paraId="2901B7DD" w14:textId="77777777" w:rsidTr="006B41B6">
        <w:trPr>
          <w:jc w:val="center"/>
        </w:trPr>
        <w:tc>
          <w:tcPr>
            <w:tcW w:w="1951" w:type="dxa"/>
            <w:vAlign w:val="center"/>
            <w:hideMark/>
          </w:tcPr>
          <w:p w14:paraId="663B3F64"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Local Travel (Metro/Taxi/Auto)</w:t>
            </w:r>
          </w:p>
        </w:tc>
        <w:tc>
          <w:tcPr>
            <w:tcW w:w="1313" w:type="dxa"/>
            <w:vAlign w:val="center"/>
            <w:hideMark/>
          </w:tcPr>
          <w:p w14:paraId="09FBCDB3"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w:t>
            </w:r>
          </w:p>
        </w:tc>
        <w:tc>
          <w:tcPr>
            <w:tcW w:w="1534" w:type="dxa"/>
            <w:vAlign w:val="center"/>
            <w:hideMark/>
          </w:tcPr>
          <w:p w14:paraId="1C0F14DC"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 (Max Rs.8,000)</w:t>
            </w:r>
          </w:p>
        </w:tc>
        <w:tc>
          <w:tcPr>
            <w:tcW w:w="1132" w:type="dxa"/>
            <w:vAlign w:val="center"/>
            <w:hideMark/>
          </w:tcPr>
          <w:p w14:paraId="09A004AE"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 (Max Rs.4,500)</w:t>
            </w:r>
          </w:p>
        </w:tc>
        <w:tc>
          <w:tcPr>
            <w:tcW w:w="1132" w:type="dxa"/>
            <w:vAlign w:val="center"/>
            <w:hideMark/>
          </w:tcPr>
          <w:p w14:paraId="5AE048FF"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 (Max Rs.3,500)</w:t>
            </w:r>
          </w:p>
        </w:tc>
        <w:tc>
          <w:tcPr>
            <w:tcW w:w="1297" w:type="dxa"/>
            <w:vAlign w:val="center"/>
            <w:hideMark/>
          </w:tcPr>
          <w:p w14:paraId="695D4AE8"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 (Max Rs.2,000)</w:t>
            </w:r>
          </w:p>
        </w:tc>
        <w:tc>
          <w:tcPr>
            <w:tcW w:w="1417" w:type="dxa"/>
            <w:vAlign w:val="center"/>
            <w:hideMark/>
          </w:tcPr>
          <w:p w14:paraId="3B0F922E"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Included in conveyance (Max Rs.1,500)</w:t>
            </w:r>
          </w:p>
        </w:tc>
        <w:tc>
          <w:tcPr>
            <w:tcW w:w="1276" w:type="dxa"/>
            <w:vAlign w:val="center"/>
            <w:hideMark/>
          </w:tcPr>
          <w:p w14:paraId="5F67B7C4"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Included in conveyance (Max Rs.1,500)</w:t>
            </w:r>
          </w:p>
        </w:tc>
      </w:tr>
      <w:tr w:rsidR="0083178E" w:rsidRPr="002D24EC" w14:paraId="135C824C" w14:textId="77777777" w:rsidTr="006B41B6">
        <w:trPr>
          <w:jc w:val="center"/>
        </w:trPr>
        <w:tc>
          <w:tcPr>
            <w:tcW w:w="1951" w:type="dxa"/>
            <w:vAlign w:val="center"/>
            <w:hideMark/>
          </w:tcPr>
          <w:p w14:paraId="41F77513"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Driver Salary</w:t>
            </w:r>
          </w:p>
        </w:tc>
        <w:tc>
          <w:tcPr>
            <w:tcW w:w="1313" w:type="dxa"/>
            <w:vAlign w:val="center"/>
            <w:hideMark/>
          </w:tcPr>
          <w:p w14:paraId="4D5320EF"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Rs.16,000/m</w:t>
            </w:r>
          </w:p>
        </w:tc>
        <w:tc>
          <w:tcPr>
            <w:tcW w:w="1534" w:type="dxa"/>
            <w:vAlign w:val="center"/>
            <w:hideMark/>
          </w:tcPr>
          <w:p w14:paraId="09235229"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132" w:type="dxa"/>
            <w:vAlign w:val="center"/>
            <w:hideMark/>
          </w:tcPr>
          <w:p w14:paraId="2B13A080"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132" w:type="dxa"/>
            <w:vAlign w:val="center"/>
            <w:hideMark/>
          </w:tcPr>
          <w:p w14:paraId="2B010B6B"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97" w:type="dxa"/>
            <w:vAlign w:val="center"/>
            <w:hideMark/>
          </w:tcPr>
          <w:p w14:paraId="621FD532"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417" w:type="dxa"/>
            <w:vAlign w:val="center"/>
            <w:hideMark/>
          </w:tcPr>
          <w:p w14:paraId="7A42CA62"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76" w:type="dxa"/>
            <w:vAlign w:val="center"/>
            <w:hideMark/>
          </w:tcPr>
          <w:p w14:paraId="6F5B0F07"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r>
      <w:tr w:rsidR="0083178E" w:rsidRPr="002D24EC" w14:paraId="3D280AC5" w14:textId="77777777" w:rsidTr="006B41B6">
        <w:trPr>
          <w:jc w:val="center"/>
        </w:trPr>
        <w:tc>
          <w:tcPr>
            <w:tcW w:w="1951" w:type="dxa"/>
            <w:vAlign w:val="center"/>
            <w:hideMark/>
          </w:tcPr>
          <w:p w14:paraId="5EFF4FBC"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Car Servicing/Repairs</w:t>
            </w:r>
          </w:p>
        </w:tc>
        <w:tc>
          <w:tcPr>
            <w:tcW w:w="1313" w:type="dxa"/>
            <w:vAlign w:val="center"/>
            <w:hideMark/>
          </w:tcPr>
          <w:p w14:paraId="03A2CCFF"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Rs.40,000/year</w:t>
            </w:r>
          </w:p>
        </w:tc>
        <w:tc>
          <w:tcPr>
            <w:tcW w:w="1534" w:type="dxa"/>
            <w:vAlign w:val="center"/>
            <w:hideMark/>
          </w:tcPr>
          <w:p w14:paraId="179F031E"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Up to Rs.20,000/year</w:t>
            </w:r>
          </w:p>
        </w:tc>
        <w:tc>
          <w:tcPr>
            <w:tcW w:w="1132" w:type="dxa"/>
            <w:vAlign w:val="center"/>
            <w:hideMark/>
          </w:tcPr>
          <w:p w14:paraId="4A475D61"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132" w:type="dxa"/>
            <w:vAlign w:val="center"/>
            <w:hideMark/>
          </w:tcPr>
          <w:p w14:paraId="2ED63705"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97" w:type="dxa"/>
            <w:vAlign w:val="center"/>
            <w:hideMark/>
          </w:tcPr>
          <w:p w14:paraId="6B097A0E"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417" w:type="dxa"/>
            <w:vAlign w:val="center"/>
            <w:hideMark/>
          </w:tcPr>
          <w:p w14:paraId="659C509D"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76" w:type="dxa"/>
            <w:vAlign w:val="center"/>
            <w:hideMark/>
          </w:tcPr>
          <w:p w14:paraId="38CD75AC"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r>
      <w:tr w:rsidR="0083178E" w:rsidRPr="002D24EC" w14:paraId="1CE4570D" w14:textId="77777777" w:rsidTr="006B41B6">
        <w:trPr>
          <w:jc w:val="center"/>
        </w:trPr>
        <w:tc>
          <w:tcPr>
            <w:tcW w:w="1951" w:type="dxa"/>
            <w:vAlign w:val="center"/>
            <w:hideMark/>
          </w:tcPr>
          <w:p w14:paraId="443205C0"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Conveyance (Bus/Train/Auto/</w:t>
            </w:r>
            <w:r w:rsidR="006B41B6" w:rsidRPr="002D24EC">
              <w:rPr>
                <w:rFonts w:ascii="Garamond" w:eastAsia="Times New Roman" w:hAnsi="Garamond" w:cs="Times New Roman"/>
                <w:b/>
                <w:bCs/>
              </w:rPr>
              <w:t xml:space="preserve"> </w:t>
            </w:r>
            <w:r w:rsidRPr="002D24EC">
              <w:rPr>
                <w:rFonts w:ascii="Garamond" w:eastAsia="Times New Roman" w:hAnsi="Garamond" w:cs="Times New Roman"/>
                <w:b/>
                <w:bCs/>
              </w:rPr>
              <w:t>Taxi)</w:t>
            </w:r>
          </w:p>
        </w:tc>
        <w:tc>
          <w:tcPr>
            <w:tcW w:w="1313" w:type="dxa"/>
            <w:vAlign w:val="center"/>
            <w:hideMark/>
          </w:tcPr>
          <w:p w14:paraId="4E137CF4"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534" w:type="dxa"/>
            <w:vAlign w:val="center"/>
            <w:hideMark/>
          </w:tcPr>
          <w:p w14:paraId="5CAD6D30"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132" w:type="dxa"/>
            <w:vAlign w:val="center"/>
            <w:hideMark/>
          </w:tcPr>
          <w:p w14:paraId="0442AE65"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132" w:type="dxa"/>
            <w:vAlign w:val="center"/>
            <w:hideMark/>
          </w:tcPr>
          <w:p w14:paraId="0D291802"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97" w:type="dxa"/>
            <w:vAlign w:val="center"/>
            <w:hideMark/>
          </w:tcPr>
          <w:p w14:paraId="7C8ACADB"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417" w:type="dxa"/>
            <w:vAlign w:val="center"/>
            <w:hideMark/>
          </w:tcPr>
          <w:p w14:paraId="7395345C"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 (Max Rs.1,500)</w:t>
            </w:r>
          </w:p>
        </w:tc>
        <w:tc>
          <w:tcPr>
            <w:tcW w:w="1276" w:type="dxa"/>
            <w:vAlign w:val="center"/>
            <w:hideMark/>
          </w:tcPr>
          <w:p w14:paraId="3E06908D"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At actuals (Max Rs.1,500)</w:t>
            </w:r>
          </w:p>
        </w:tc>
      </w:tr>
      <w:tr w:rsidR="0083178E" w:rsidRPr="002D24EC" w14:paraId="504D07B5" w14:textId="77777777" w:rsidTr="006B41B6">
        <w:trPr>
          <w:jc w:val="center"/>
        </w:trPr>
        <w:tc>
          <w:tcPr>
            <w:tcW w:w="1951" w:type="dxa"/>
            <w:vAlign w:val="center"/>
            <w:hideMark/>
          </w:tcPr>
          <w:p w14:paraId="7EEC61CA"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b/>
                <w:bCs/>
              </w:rPr>
              <w:t>Business Expenses</w:t>
            </w:r>
          </w:p>
        </w:tc>
        <w:tc>
          <w:tcPr>
            <w:tcW w:w="1313" w:type="dxa"/>
            <w:vAlign w:val="center"/>
            <w:hideMark/>
          </w:tcPr>
          <w:p w14:paraId="4D707AF1"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Case-to-case basis</w:t>
            </w:r>
          </w:p>
        </w:tc>
        <w:tc>
          <w:tcPr>
            <w:tcW w:w="1534" w:type="dxa"/>
            <w:vAlign w:val="center"/>
            <w:hideMark/>
          </w:tcPr>
          <w:p w14:paraId="6F29536D"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132" w:type="dxa"/>
            <w:vAlign w:val="center"/>
            <w:hideMark/>
          </w:tcPr>
          <w:p w14:paraId="1F7281AC"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132" w:type="dxa"/>
            <w:vAlign w:val="center"/>
            <w:hideMark/>
          </w:tcPr>
          <w:p w14:paraId="06E56DBE"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97" w:type="dxa"/>
            <w:vAlign w:val="center"/>
            <w:hideMark/>
          </w:tcPr>
          <w:p w14:paraId="2AAFC5BA"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417" w:type="dxa"/>
            <w:vAlign w:val="center"/>
            <w:hideMark/>
          </w:tcPr>
          <w:p w14:paraId="344130C9"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c>
          <w:tcPr>
            <w:tcW w:w="1276" w:type="dxa"/>
            <w:vAlign w:val="center"/>
            <w:hideMark/>
          </w:tcPr>
          <w:p w14:paraId="43F95C0C" w14:textId="77777777" w:rsidR="0083178E" w:rsidRPr="002D24EC" w:rsidRDefault="0083178E" w:rsidP="006B41B6">
            <w:pPr>
              <w:jc w:val="center"/>
              <w:rPr>
                <w:rFonts w:ascii="Garamond" w:eastAsia="Times New Roman" w:hAnsi="Garamond" w:cs="Times New Roman"/>
              </w:rPr>
            </w:pPr>
            <w:r w:rsidRPr="002D24EC">
              <w:rPr>
                <w:rFonts w:ascii="Garamond" w:eastAsia="Times New Roman" w:hAnsi="Garamond" w:cs="Times New Roman"/>
              </w:rPr>
              <w:t>Not Applicable</w:t>
            </w:r>
          </w:p>
        </w:tc>
      </w:tr>
    </w:tbl>
    <w:p w14:paraId="07CB74C6" w14:textId="77777777" w:rsidR="008208F0" w:rsidRPr="002D24EC" w:rsidRDefault="008208F0" w:rsidP="008208F0">
      <w:pPr>
        <w:shd w:val="clear" w:color="auto" w:fill="D6E4F0"/>
        <w:spacing w:before="80" w:after="80"/>
        <w:ind w:left="120" w:right="120"/>
        <w:rPr>
          <w:rFonts w:ascii="Garamond" w:hAnsi="Garamond"/>
          <w:i/>
          <w:iCs/>
          <w:color w:val="555555"/>
        </w:rPr>
      </w:pPr>
      <w:r w:rsidRPr="002D24EC">
        <w:rPr>
          <w:rFonts w:ascii="Apple Color Emoji" w:hAnsi="Apple Color Emoji" w:cs="Apple Color Emoji"/>
          <w:i/>
          <w:iCs/>
          <w:color w:val="555555"/>
        </w:rPr>
        <w:t>📌</w:t>
      </w:r>
      <w:r w:rsidRPr="002D24EC">
        <w:rPr>
          <w:rFonts w:ascii="Garamond" w:hAnsi="Garamond"/>
          <w:i/>
          <w:iCs/>
          <w:color w:val="555555"/>
        </w:rPr>
        <w:t xml:space="preserve"> Salary is processed based on existing records only. Employees must keep attendance updated to avoid incorrect processing.</w:t>
      </w:r>
    </w:p>
    <w:p w14:paraId="34339236"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7" w:name="_Toc226009718"/>
      <w:r w:rsidRPr="002D24EC">
        <w:rPr>
          <w:rFonts w:ascii="Garamond" w:hAnsi="Garamond"/>
          <w:b/>
          <w:bCs/>
          <w:color w:val="FFFFFF"/>
          <w:sz w:val="20"/>
          <w:szCs w:val="20"/>
        </w:rPr>
        <w:t>7. LEAVE POLICY</w:t>
      </w:r>
      <w:bookmarkEnd w:id="7"/>
    </w:p>
    <w:p w14:paraId="397CE7AD"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Annual Leave — JHS Staff &amp; Retainers</w:t>
      </w:r>
    </w:p>
    <w:p w14:paraId="07D0AB5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b/>
        </w:rPr>
        <w:t>18 days of Paid Leave per year (April to March cycle)</w:t>
      </w:r>
    </w:p>
    <w:p w14:paraId="6B49299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Confirmed staff: 1.5 days accrued per month</w:t>
      </w:r>
    </w:p>
    <w:p w14:paraId="70CDD75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Probation staff: 1 day accrued per month</w:t>
      </w:r>
    </w:p>
    <w:p w14:paraId="23CB92C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Maximum 12 leaves carried forward to next year — must be used by 30th June or they lapse</w:t>
      </w:r>
    </w:p>
    <w:p w14:paraId="53CBAD1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lastRenderedPageBreak/>
        <w:t>Leave joining rule: Joining between 1st–15th = leave credit for that month; 16th onwards = no credit</w:t>
      </w:r>
    </w:p>
    <w:p w14:paraId="47BC5DC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Leave policy is Earn &amp; Avail — leaves cannot be taken in advance</w:t>
      </w:r>
    </w:p>
    <w:p w14:paraId="2065FF3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Abse</w:t>
      </w:r>
      <w:r w:rsidR="0083178E" w:rsidRPr="002D24EC">
        <w:rPr>
          <w:rFonts w:ascii="Garamond" w:hAnsi="Garamond"/>
        </w:rPr>
        <w:t>nt</w:t>
      </w:r>
      <w:r w:rsidRPr="002D24EC">
        <w:rPr>
          <w:rFonts w:ascii="Garamond" w:hAnsi="Garamond"/>
        </w:rPr>
        <w:t xml:space="preserve"> beyond sanctioned leaves will be treated as Leave Without Pay (LWP)</w:t>
      </w:r>
    </w:p>
    <w:p w14:paraId="03FBF696"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For unplanned leave, inform TL, Partner, and HR at least 1 to 1.5 hours before official </w:t>
      </w:r>
      <w:r w:rsidR="00915D9C" w:rsidRPr="002D24EC">
        <w:rPr>
          <w:rFonts w:ascii="Garamond" w:hAnsi="Garamond"/>
        </w:rPr>
        <w:t xml:space="preserve">start </w:t>
      </w:r>
      <w:r w:rsidRPr="002D24EC">
        <w:rPr>
          <w:rFonts w:ascii="Garamond" w:hAnsi="Garamond"/>
        </w:rPr>
        <w:t>timing</w:t>
      </w:r>
      <w:r w:rsidR="0083178E" w:rsidRPr="002D24EC">
        <w:rPr>
          <w:rFonts w:ascii="Garamond" w:hAnsi="Garamond"/>
        </w:rPr>
        <w:t>.</w:t>
      </w:r>
    </w:p>
    <w:p w14:paraId="742F8EAA" w14:textId="77777777" w:rsidR="00D86CC3" w:rsidRPr="002D24EC" w:rsidRDefault="00D86CC3">
      <w:pPr>
        <w:spacing w:before="60"/>
        <w:rPr>
          <w:rFonts w:ascii="Garamond" w:hAnsi="Garamond"/>
        </w:rPr>
      </w:pPr>
    </w:p>
    <w:p w14:paraId="5F80F61C"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Compensatory Off</w:t>
      </w:r>
    </w:p>
    <w:p w14:paraId="716E6EA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Applicable </w:t>
      </w:r>
      <w:r w:rsidR="0083178E" w:rsidRPr="002D24EC">
        <w:rPr>
          <w:rFonts w:ascii="Garamond" w:hAnsi="Garamond"/>
        </w:rPr>
        <w:t xml:space="preserve">only to </w:t>
      </w:r>
      <w:r w:rsidRPr="002D24EC">
        <w:rPr>
          <w:rFonts w:ascii="Garamond" w:hAnsi="Garamond"/>
        </w:rPr>
        <w:t xml:space="preserve"> Article Trainees</w:t>
      </w:r>
    </w:p>
    <w:p w14:paraId="3497FEB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Maximum 1 Comp Off per month; lapses within 2 months if unused</w:t>
      </w:r>
    </w:p>
    <w:p w14:paraId="4614A57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b/>
        </w:rPr>
        <w:t>2 Comp Offs carried forward at end of leave year</w:t>
      </w:r>
    </w:p>
    <w:p w14:paraId="211C123C" w14:textId="78819B05" w:rsidR="00D86CC3" w:rsidRPr="002D24EC" w:rsidDel="00003231" w:rsidRDefault="0047756B">
      <w:pPr>
        <w:pStyle w:val="ListParagraph"/>
        <w:numPr>
          <w:ilvl w:val="0"/>
          <w:numId w:val="1"/>
        </w:numPr>
        <w:spacing w:before="40" w:after="40"/>
        <w:rPr>
          <w:del w:id="8" w:author="Pavitra Sharma" w:date="2026-05-18T17:43:00Z" w16du:dateUtc="2026-05-18T12:13:00Z"/>
          <w:rFonts w:ascii="Garamond" w:hAnsi="Garamond"/>
        </w:rPr>
      </w:pPr>
      <w:del w:id="9" w:author="Pavitra Sharma" w:date="2026-05-18T17:43:00Z" w16du:dateUtc="2026-05-18T12:13:00Z">
        <w:r w:rsidRPr="002D24EC" w:rsidDel="00003231">
          <w:rPr>
            <w:rFonts w:ascii="Garamond" w:hAnsi="Garamond"/>
          </w:rPr>
          <w:delText>Comp Off earned when working on weekly off/public holiday for more than 5 hours (Staff) or 7 hours (Consultants &amp; above)</w:delText>
        </w:r>
      </w:del>
    </w:p>
    <w:p w14:paraId="4CF43906"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Saturdays worked at client location do not qualify for Comp Off unless specifically approved by a Partner</w:t>
      </w:r>
    </w:p>
    <w:p w14:paraId="503C81FB" w14:textId="77777777" w:rsidR="004E32E8" w:rsidRPr="002D24EC" w:rsidRDefault="004E32E8">
      <w:pPr>
        <w:pStyle w:val="ListParagraph"/>
        <w:numPr>
          <w:ilvl w:val="0"/>
          <w:numId w:val="1"/>
        </w:numPr>
        <w:spacing w:before="40" w:after="40"/>
        <w:rPr>
          <w:rFonts w:ascii="Garamond" w:hAnsi="Garamond"/>
        </w:rPr>
      </w:pPr>
      <w:r w:rsidRPr="002D24EC">
        <w:rPr>
          <w:rFonts w:ascii="Garamond" w:hAnsi="Garamond"/>
        </w:rPr>
        <w:t>All the Comp Off are specifically need to be approved by Partner and HR.</w:t>
      </w:r>
    </w:p>
    <w:p w14:paraId="3C535C1E" w14:textId="77777777" w:rsidR="00D86CC3" w:rsidRPr="002D24EC" w:rsidRDefault="00D86CC3">
      <w:pPr>
        <w:spacing w:before="60"/>
        <w:rPr>
          <w:rFonts w:ascii="Garamond" w:hAnsi="Garamond"/>
        </w:rPr>
      </w:pPr>
    </w:p>
    <w:p w14:paraId="6501ADE2"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Absence from Duty</w:t>
      </w:r>
    </w:p>
    <w:p w14:paraId="0C789FC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Absence without notice is treated as Leave Without Pay</w:t>
      </w:r>
    </w:p>
    <w:p w14:paraId="0A96659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Absence for more than 5 consecutive working days without prior notice = deemed </w:t>
      </w:r>
      <w:r w:rsidR="0083178E" w:rsidRPr="002D24EC">
        <w:rPr>
          <w:rFonts w:ascii="Garamond" w:hAnsi="Garamond"/>
        </w:rPr>
        <w:t>Absconded</w:t>
      </w:r>
    </w:p>
    <w:p w14:paraId="46C52D7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Absconding employees: HR sends termination communication; No </w:t>
      </w:r>
      <w:r w:rsidR="00E22513" w:rsidRPr="002D24EC">
        <w:rPr>
          <w:rFonts w:ascii="Garamond" w:hAnsi="Garamond"/>
        </w:rPr>
        <w:t>F&amp;F</w:t>
      </w:r>
      <w:r w:rsidR="0083178E" w:rsidRPr="002D24EC">
        <w:rPr>
          <w:rFonts w:ascii="Garamond" w:hAnsi="Garamond"/>
        </w:rPr>
        <w:t xml:space="preserve"> and Experience certificate </w:t>
      </w:r>
      <w:r w:rsidRPr="002D24EC">
        <w:rPr>
          <w:rFonts w:ascii="Garamond" w:hAnsi="Garamond"/>
        </w:rPr>
        <w:t>will be processed</w:t>
      </w:r>
    </w:p>
    <w:p w14:paraId="156D6075" w14:textId="77777777" w:rsidR="00D86CC3" w:rsidRPr="002D24EC" w:rsidRDefault="00D86CC3">
      <w:pPr>
        <w:spacing w:before="60"/>
        <w:rPr>
          <w:rFonts w:ascii="Garamond" w:hAnsi="Garamond"/>
        </w:rPr>
      </w:pPr>
    </w:p>
    <w:p w14:paraId="201A2D84"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Exam Leave — JHS Staff &amp; Retainers</w:t>
      </w:r>
    </w:p>
    <w:p w14:paraId="2750DF9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Exam leaves are not paid but can be adjusted against earned leave</w:t>
      </w:r>
    </w:p>
    <w:p w14:paraId="649E9E5C"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Professional Exams (CS, ICWA, MBA, CISA, CFA): Maximum 10 days including exam days</w:t>
      </w:r>
      <w:r w:rsidR="0083178E" w:rsidRPr="002D24EC">
        <w:rPr>
          <w:rFonts w:ascii="Garamond" w:hAnsi="Garamond"/>
        </w:rPr>
        <w:t xml:space="preserve"> on per approval from reporting manager with CC to HR</w:t>
      </w:r>
    </w:p>
    <w:p w14:paraId="342E2EF3" w14:textId="77777777" w:rsidR="00D86CC3" w:rsidRPr="002D24EC" w:rsidRDefault="0047756B" w:rsidP="0083178E">
      <w:pPr>
        <w:pStyle w:val="ListParagraph"/>
        <w:numPr>
          <w:ilvl w:val="0"/>
          <w:numId w:val="1"/>
        </w:numPr>
        <w:spacing w:before="40" w:after="40"/>
        <w:rPr>
          <w:rFonts w:ascii="Garamond" w:hAnsi="Garamond"/>
        </w:rPr>
      </w:pPr>
      <w:r w:rsidRPr="002D24EC">
        <w:rPr>
          <w:rFonts w:ascii="Garamond" w:hAnsi="Garamond"/>
        </w:rPr>
        <w:t>Non-Professional Exams (B.Com, M.Com etc.): Maximum 7 days including exam days</w:t>
      </w:r>
      <w:r w:rsidR="0083178E" w:rsidRPr="002D24EC">
        <w:rPr>
          <w:rFonts w:ascii="Garamond" w:hAnsi="Garamond"/>
        </w:rPr>
        <w:t xml:space="preserve"> on per approval from reporting manager with CC to HR</w:t>
      </w:r>
    </w:p>
    <w:p w14:paraId="2F27587C" w14:textId="35214C3D" w:rsidR="00D86CC3" w:rsidRPr="002D24EC" w:rsidRDefault="0047756B" w:rsidP="00C4688D">
      <w:pPr>
        <w:pStyle w:val="ListParagraph"/>
        <w:numPr>
          <w:ilvl w:val="0"/>
          <w:numId w:val="1"/>
        </w:numPr>
        <w:spacing w:before="40" w:after="40"/>
        <w:rPr>
          <w:rFonts w:ascii="Garamond" w:hAnsi="Garamond"/>
        </w:rPr>
      </w:pPr>
      <w:r w:rsidRPr="002D24EC">
        <w:rPr>
          <w:rFonts w:ascii="Garamond" w:hAnsi="Garamond"/>
        </w:rPr>
        <w:t>Eligible for up to 2 attempts only</w:t>
      </w:r>
    </w:p>
    <w:p w14:paraId="31E592E1" w14:textId="77777777" w:rsidR="00C4688D" w:rsidRPr="002D24EC" w:rsidRDefault="00C4688D" w:rsidP="00C4688D">
      <w:pPr>
        <w:spacing w:before="40" w:after="40"/>
        <w:rPr>
          <w:rFonts w:ascii="Garamond" w:hAnsi="Garamond"/>
        </w:rPr>
      </w:pPr>
    </w:p>
    <w:p w14:paraId="42D3BE58" w14:textId="77777777" w:rsidR="00C4688D" w:rsidRPr="002D24EC" w:rsidRDefault="00C4688D" w:rsidP="00C4688D">
      <w:pPr>
        <w:pBdr>
          <w:bottom w:val="single" w:sz="4" w:space="0" w:color="2E75B6"/>
        </w:pBdr>
        <w:spacing w:before="200" w:after="80"/>
        <w:rPr>
          <w:rFonts w:ascii="Garamond" w:hAnsi="Garamond"/>
        </w:rPr>
      </w:pPr>
      <w:r w:rsidRPr="002D24EC">
        <w:rPr>
          <w:rFonts w:ascii="Garamond" w:hAnsi="Garamond"/>
          <w:b/>
          <w:bCs/>
          <w:color w:val="1F3864"/>
        </w:rPr>
        <w:t>Obituary Leave</w:t>
      </w:r>
    </w:p>
    <w:p w14:paraId="26C3DE6E" w14:textId="7C35375B" w:rsidR="00C4688D" w:rsidRPr="008007B3" w:rsidRDefault="00C4688D" w:rsidP="008007B3">
      <w:pPr>
        <w:spacing w:before="60" w:after="60"/>
        <w:rPr>
          <w:rFonts w:ascii="Garamond" w:hAnsi="Garamond"/>
          <w:bCs/>
        </w:rPr>
      </w:pPr>
      <w:r w:rsidRPr="002D24EC">
        <w:rPr>
          <w:rFonts w:ascii="Garamond" w:hAnsi="Garamond"/>
          <w:bCs/>
        </w:rPr>
        <w:t>3 days paid leave for confirmed staff in case of death of immediate family members (Parents, Spouse, Children, Blood-related Siblings).</w:t>
      </w:r>
    </w:p>
    <w:p w14:paraId="137A57E7"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 xml:space="preserve">Study Leave — </w:t>
      </w:r>
      <w:r w:rsidR="00F46744" w:rsidRPr="002D24EC">
        <w:rPr>
          <w:rFonts w:ascii="Garamond" w:hAnsi="Garamond"/>
          <w:b/>
          <w:bCs/>
          <w:color w:val="1F3864"/>
        </w:rPr>
        <w:t xml:space="preserve">CA </w:t>
      </w:r>
      <w:r w:rsidRPr="002D24EC">
        <w:rPr>
          <w:rFonts w:ascii="Garamond" w:hAnsi="Garamond"/>
          <w:b/>
          <w:bCs/>
          <w:color w:val="1F3864"/>
        </w:rPr>
        <w:t>Article Trainees</w:t>
      </w:r>
    </w:p>
    <w:p w14:paraId="578AFE00" w14:textId="77777777" w:rsidR="00D86CC3" w:rsidRPr="002D24EC" w:rsidRDefault="0047756B">
      <w:pPr>
        <w:spacing w:before="60" w:after="60"/>
        <w:rPr>
          <w:rFonts w:ascii="Garamond" w:hAnsi="Garamond"/>
        </w:rPr>
      </w:pPr>
      <w:r w:rsidRPr="002D24EC">
        <w:rPr>
          <w:rFonts w:ascii="Garamond" w:hAnsi="Garamond"/>
        </w:rPr>
        <w:t>Article Trainees accrue 1 study leave day per month, carried forward till end of articleship.</w:t>
      </w:r>
    </w:p>
    <w:p w14:paraId="0A3F31FA" w14:textId="77777777" w:rsidR="00D86CC3" w:rsidRPr="002D24EC" w:rsidRDefault="00D86CC3">
      <w:pPr>
        <w:spacing w:before="40"/>
        <w:rPr>
          <w:rFonts w:ascii="Garamond" w:hAnsi="Garamond"/>
        </w:rPr>
      </w:pPr>
    </w:p>
    <w:p w14:paraId="44C03CE2" w14:textId="77777777" w:rsidR="008208F0" w:rsidRPr="002D24EC" w:rsidRDefault="008208F0">
      <w:pPr>
        <w:spacing w:before="4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86CC3" w:rsidRPr="002D24EC" w14:paraId="4AA1A3DE" w14:textId="77777777">
        <w:tc>
          <w:tcPr>
            <w:tcW w:w="45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356CED7B" w14:textId="77777777" w:rsidR="00D86CC3" w:rsidRPr="002D24EC" w:rsidRDefault="0047756B">
            <w:pPr>
              <w:spacing w:before="60" w:after="60"/>
              <w:rPr>
                <w:rFonts w:ascii="Garamond" w:hAnsi="Garamond"/>
              </w:rPr>
            </w:pPr>
            <w:r w:rsidRPr="002D24EC">
              <w:rPr>
                <w:rFonts w:ascii="Garamond" w:hAnsi="Garamond"/>
                <w:b/>
                <w:bCs/>
                <w:color w:val="FFFFFF"/>
              </w:rPr>
              <w:t>Leave Category</w:t>
            </w:r>
          </w:p>
        </w:tc>
        <w:tc>
          <w:tcPr>
            <w:tcW w:w="486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2EDF6139" w14:textId="77777777" w:rsidR="00D86CC3" w:rsidRPr="002D24EC" w:rsidRDefault="0047756B">
            <w:pPr>
              <w:spacing w:before="60" w:after="60"/>
              <w:rPr>
                <w:rFonts w:ascii="Garamond" w:hAnsi="Garamond"/>
              </w:rPr>
            </w:pPr>
            <w:r w:rsidRPr="002D24EC">
              <w:rPr>
                <w:rFonts w:ascii="Garamond" w:hAnsi="Garamond"/>
                <w:b/>
                <w:bCs/>
                <w:color w:val="FFFFFF"/>
              </w:rPr>
              <w:t>Maximum Days Allowed</w:t>
            </w:r>
          </w:p>
        </w:tc>
      </w:tr>
      <w:tr w:rsidR="00D86CC3" w:rsidRPr="002D24EC" w14:paraId="2E2C799F"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6186586" w14:textId="77777777" w:rsidR="00D86CC3" w:rsidRPr="002D24EC" w:rsidRDefault="0047756B">
            <w:pPr>
              <w:spacing w:before="50" w:after="50"/>
              <w:rPr>
                <w:rFonts w:ascii="Garamond" w:hAnsi="Garamond"/>
              </w:rPr>
            </w:pPr>
            <w:r w:rsidRPr="002D24EC">
              <w:rPr>
                <w:rFonts w:ascii="Garamond" w:hAnsi="Garamond"/>
              </w:rPr>
              <w:t>GMCS</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FB9268" w14:textId="77777777" w:rsidR="00D86CC3" w:rsidRPr="002D24EC" w:rsidRDefault="0047756B">
            <w:pPr>
              <w:spacing w:before="50" w:after="50"/>
              <w:rPr>
                <w:rFonts w:ascii="Garamond" w:hAnsi="Garamond"/>
              </w:rPr>
            </w:pPr>
            <w:r w:rsidRPr="002D24EC">
              <w:rPr>
                <w:rFonts w:ascii="Garamond" w:hAnsi="Garamond"/>
              </w:rPr>
              <w:t>15 calendar days</w:t>
            </w:r>
          </w:p>
        </w:tc>
      </w:tr>
      <w:tr w:rsidR="00D86CC3" w:rsidRPr="002D24EC" w14:paraId="2E1CD3C8" w14:textId="77777777">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B429A6E" w14:textId="77777777" w:rsidR="00D86CC3" w:rsidRPr="002D24EC" w:rsidRDefault="0047756B">
            <w:pPr>
              <w:spacing w:before="50" w:after="50"/>
              <w:rPr>
                <w:rFonts w:ascii="Garamond" w:hAnsi="Garamond"/>
              </w:rPr>
            </w:pPr>
            <w:r w:rsidRPr="002D24EC">
              <w:rPr>
                <w:rFonts w:ascii="Garamond" w:hAnsi="Garamond"/>
              </w:rPr>
              <w:t>IT Training</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2B6DB7" w14:textId="77777777" w:rsidR="00D86CC3" w:rsidRPr="002D24EC" w:rsidRDefault="0047756B">
            <w:pPr>
              <w:spacing w:before="50" w:after="50"/>
              <w:rPr>
                <w:rFonts w:ascii="Garamond" w:hAnsi="Garamond"/>
              </w:rPr>
            </w:pPr>
            <w:r w:rsidRPr="002D24EC">
              <w:rPr>
                <w:rFonts w:ascii="Garamond" w:hAnsi="Garamond"/>
              </w:rPr>
              <w:t>15 calendar days</w:t>
            </w:r>
          </w:p>
        </w:tc>
      </w:tr>
      <w:tr w:rsidR="00D86CC3" w:rsidRPr="002D24EC" w14:paraId="37E368FA"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F57261" w14:textId="77777777" w:rsidR="00D86CC3" w:rsidRPr="002D24EC" w:rsidRDefault="0047756B">
            <w:pPr>
              <w:spacing w:before="50" w:after="50"/>
              <w:rPr>
                <w:rFonts w:ascii="Garamond" w:hAnsi="Garamond"/>
              </w:rPr>
            </w:pPr>
            <w:r w:rsidRPr="002D24EC">
              <w:rPr>
                <w:rFonts w:ascii="Garamond" w:hAnsi="Garamond"/>
              </w:rPr>
              <w:t>IPCC — 1st &amp; 2nd Attempt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31BB18" w14:textId="77777777" w:rsidR="00D86CC3" w:rsidRPr="002D24EC" w:rsidRDefault="0047756B">
            <w:pPr>
              <w:spacing w:before="50" w:after="50"/>
              <w:rPr>
                <w:rFonts w:ascii="Garamond" w:hAnsi="Garamond"/>
              </w:rPr>
            </w:pPr>
            <w:r w:rsidRPr="002D24EC">
              <w:rPr>
                <w:rFonts w:ascii="Garamond" w:hAnsi="Garamond"/>
              </w:rPr>
              <w:t>30 calendar days (including exam days)</w:t>
            </w:r>
          </w:p>
        </w:tc>
      </w:tr>
      <w:tr w:rsidR="00D86CC3" w:rsidRPr="002D24EC" w14:paraId="7535DF77" w14:textId="77777777">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A3F0FD2" w14:textId="77777777" w:rsidR="00D86CC3" w:rsidRPr="002D24EC" w:rsidRDefault="0047756B">
            <w:pPr>
              <w:spacing w:before="50" w:after="50"/>
              <w:rPr>
                <w:rFonts w:ascii="Garamond" w:hAnsi="Garamond"/>
              </w:rPr>
            </w:pPr>
            <w:r w:rsidRPr="002D24EC">
              <w:rPr>
                <w:rFonts w:ascii="Garamond" w:hAnsi="Garamond"/>
              </w:rPr>
              <w:t>IPCC — 3rd Attempt onwards</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04EAC53" w14:textId="77777777" w:rsidR="00D86CC3" w:rsidRPr="002D24EC" w:rsidRDefault="0047756B">
            <w:pPr>
              <w:spacing w:before="50" w:after="50"/>
              <w:rPr>
                <w:rFonts w:ascii="Garamond" w:hAnsi="Garamond"/>
              </w:rPr>
            </w:pPr>
            <w:r w:rsidRPr="002D24EC">
              <w:rPr>
                <w:rFonts w:ascii="Garamond" w:hAnsi="Garamond"/>
              </w:rPr>
              <w:t>15 calendar days (including exam days)</w:t>
            </w:r>
          </w:p>
        </w:tc>
      </w:tr>
      <w:tr w:rsidR="00D86CC3" w:rsidRPr="002D24EC" w14:paraId="1C9D0E81"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CAC6FA" w14:textId="77777777" w:rsidR="00D86CC3" w:rsidRPr="002D24EC" w:rsidRDefault="0047756B">
            <w:pPr>
              <w:spacing w:before="50" w:after="50"/>
              <w:rPr>
                <w:rFonts w:ascii="Garamond" w:hAnsi="Garamond"/>
              </w:rPr>
            </w:pPr>
            <w:r w:rsidRPr="002D24EC">
              <w:rPr>
                <w:rFonts w:ascii="Garamond" w:hAnsi="Garamond"/>
              </w:rPr>
              <w:t>CA Final — 1st Attempt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402A21" w14:textId="77777777" w:rsidR="00D86CC3" w:rsidRPr="002D24EC" w:rsidRDefault="0047756B">
            <w:pPr>
              <w:spacing w:before="50" w:after="50"/>
              <w:rPr>
                <w:rFonts w:ascii="Garamond" w:hAnsi="Garamond"/>
              </w:rPr>
            </w:pPr>
            <w:r w:rsidRPr="002D24EC">
              <w:rPr>
                <w:rFonts w:ascii="Garamond" w:hAnsi="Garamond"/>
              </w:rPr>
              <w:t>4 calendar months (including exam days)</w:t>
            </w:r>
          </w:p>
        </w:tc>
      </w:tr>
      <w:tr w:rsidR="00D86CC3" w:rsidRPr="002D24EC" w14:paraId="0B76F292" w14:textId="77777777">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0422E86" w14:textId="77777777" w:rsidR="00D86CC3" w:rsidRPr="002D24EC" w:rsidRDefault="0047756B">
            <w:pPr>
              <w:spacing w:before="50" w:after="50"/>
              <w:rPr>
                <w:rFonts w:ascii="Garamond" w:hAnsi="Garamond"/>
              </w:rPr>
            </w:pPr>
            <w:r w:rsidRPr="002D24EC">
              <w:rPr>
                <w:rFonts w:ascii="Garamond" w:hAnsi="Garamond"/>
              </w:rPr>
              <w:t>CA Final — 2nd Attempt</w:t>
            </w:r>
          </w:p>
        </w:tc>
        <w:tc>
          <w:tcPr>
            <w:tcW w:w="48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5FFA559" w14:textId="77777777" w:rsidR="00D86CC3" w:rsidRPr="002D24EC" w:rsidRDefault="0047756B">
            <w:pPr>
              <w:spacing w:before="50" w:after="50"/>
              <w:rPr>
                <w:rFonts w:ascii="Garamond" w:hAnsi="Garamond"/>
              </w:rPr>
            </w:pPr>
            <w:r w:rsidRPr="002D24EC">
              <w:rPr>
                <w:rFonts w:ascii="Garamond" w:hAnsi="Garamond"/>
              </w:rPr>
              <w:t>3 calendar months (including exam days)</w:t>
            </w:r>
          </w:p>
        </w:tc>
      </w:tr>
      <w:tr w:rsidR="00D86CC3" w:rsidRPr="002D24EC" w14:paraId="0544636B"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447718" w14:textId="77777777" w:rsidR="00D86CC3" w:rsidRPr="002D24EC" w:rsidRDefault="0047756B">
            <w:pPr>
              <w:spacing w:before="50" w:after="50"/>
              <w:rPr>
                <w:rFonts w:ascii="Garamond" w:hAnsi="Garamond"/>
              </w:rPr>
            </w:pPr>
            <w:r w:rsidRPr="002D24EC">
              <w:rPr>
                <w:rFonts w:ascii="Garamond" w:hAnsi="Garamond"/>
              </w:rPr>
              <w:t>CA Final — 3rd Attempt onwards</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99CC6D" w14:textId="77777777" w:rsidR="00D86CC3" w:rsidRPr="002D24EC" w:rsidRDefault="0047756B">
            <w:pPr>
              <w:spacing w:before="50" w:after="50"/>
              <w:rPr>
                <w:rFonts w:ascii="Garamond" w:hAnsi="Garamond"/>
              </w:rPr>
            </w:pPr>
            <w:r w:rsidRPr="002D24EC">
              <w:rPr>
                <w:rFonts w:ascii="Garamond" w:hAnsi="Garamond"/>
              </w:rPr>
              <w:t>15 calendar days (excluding exam days)</w:t>
            </w:r>
          </w:p>
        </w:tc>
      </w:tr>
    </w:tbl>
    <w:p w14:paraId="21908520"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Maternity &amp; Paternity Leave</w:t>
      </w:r>
    </w:p>
    <w:p w14:paraId="404FDA8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lastRenderedPageBreak/>
        <w:t xml:space="preserve">Eligible: Confirmed female staff who have completed </w:t>
      </w:r>
      <w:r w:rsidR="006B41B6" w:rsidRPr="002D24EC">
        <w:rPr>
          <w:rFonts w:ascii="Garamond" w:hAnsi="Garamond"/>
        </w:rPr>
        <w:t>12 months</w:t>
      </w:r>
      <w:r w:rsidRPr="002D24EC">
        <w:rPr>
          <w:rFonts w:ascii="Garamond" w:hAnsi="Garamond"/>
        </w:rPr>
        <w:t xml:space="preserve"> of continuous employment prior to delivery</w:t>
      </w:r>
    </w:p>
    <w:p w14:paraId="527ED52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Maternity benefit applicable for maximum 2 confinements</w:t>
      </w:r>
    </w:p>
    <w:p w14:paraId="66C3A21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Maximum maternity leave: 26 weeks (8 weeks pre-delivery + 18 weeks post)</w:t>
      </w:r>
    </w:p>
    <w:p w14:paraId="7A2E284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For 3rd child: 12 weeks (6 weeks pre + 6 weeks post)</w:t>
      </w:r>
    </w:p>
    <w:p w14:paraId="57CC9A3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Adoptive mothers: 12 weeks from date of adoption</w:t>
      </w:r>
    </w:p>
    <w:p w14:paraId="5F450912" w14:textId="77777777" w:rsidR="006B41B6" w:rsidRPr="002D24EC" w:rsidRDefault="006B41B6">
      <w:pPr>
        <w:pStyle w:val="ListParagraph"/>
        <w:numPr>
          <w:ilvl w:val="0"/>
          <w:numId w:val="1"/>
        </w:numPr>
        <w:spacing w:before="40" w:after="40"/>
        <w:rPr>
          <w:rFonts w:ascii="Garamond" w:hAnsi="Garamond"/>
        </w:rPr>
      </w:pPr>
      <w:r w:rsidRPr="002D24EC">
        <w:rPr>
          <w:rFonts w:ascii="Garamond" w:hAnsi="Garamond"/>
        </w:rPr>
        <w:t>Maternity benefit shall be paid in full during the leave period as per applicable law.</w:t>
      </w:r>
    </w:p>
    <w:p w14:paraId="7679D04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WFH may be available post 26 weeks, subject to nature of work and mutual agreement</w:t>
      </w:r>
      <w:r w:rsidR="0083178E" w:rsidRPr="002D24EC">
        <w:rPr>
          <w:rFonts w:ascii="Garamond" w:hAnsi="Garamond"/>
        </w:rPr>
        <w:t xml:space="preserve"> from reporting manager and partner</w:t>
      </w:r>
    </w:p>
    <w:p w14:paraId="3A3729D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Application must be submitted at least 30 days in advance</w:t>
      </w:r>
    </w:p>
    <w:p w14:paraId="714D5ABF"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Paternity Leave: 15 days for confirmed male staff, up to 2 children</w:t>
      </w:r>
      <w:r w:rsidR="0083178E" w:rsidRPr="002D24EC">
        <w:rPr>
          <w:rFonts w:ascii="Garamond" w:hAnsi="Garamond"/>
        </w:rPr>
        <w:t xml:space="preserve"> (eligible confirmed male staff who have completed </w:t>
      </w:r>
      <w:r w:rsidR="004E32E8" w:rsidRPr="002D24EC">
        <w:rPr>
          <w:rFonts w:ascii="Garamond" w:hAnsi="Garamond"/>
        </w:rPr>
        <w:t>1 year</w:t>
      </w:r>
      <w:r w:rsidR="0083178E" w:rsidRPr="002D24EC">
        <w:rPr>
          <w:rFonts w:ascii="Garamond" w:hAnsi="Garamond"/>
        </w:rPr>
        <w:t xml:space="preserve"> of continuous employment)</w:t>
      </w:r>
    </w:p>
    <w:p w14:paraId="3F9F4753" w14:textId="77777777" w:rsidR="00D86CC3" w:rsidRPr="002D24EC" w:rsidRDefault="0047756B">
      <w:pPr>
        <w:rPr>
          <w:rFonts w:ascii="Garamond" w:hAnsi="Garamond"/>
        </w:rPr>
      </w:pPr>
      <w:r w:rsidRPr="002D24EC">
        <w:rPr>
          <w:rFonts w:ascii="Garamond" w:hAnsi="Garamond"/>
        </w:rPr>
        <w:br w:type="page"/>
      </w:r>
    </w:p>
    <w:p w14:paraId="6F2DCEE4" w14:textId="1DB3A856" w:rsidR="001802E6" w:rsidRPr="002D24EC" w:rsidRDefault="001802E6" w:rsidP="001802E6">
      <w:pPr>
        <w:pStyle w:val="Heading1"/>
        <w:shd w:val="clear" w:color="auto" w:fill="1F3864"/>
        <w:spacing w:before="240" w:after="120"/>
        <w:ind w:left="120" w:right="120"/>
        <w:rPr>
          <w:rFonts w:ascii="Garamond" w:hAnsi="Garamond"/>
          <w:sz w:val="20"/>
          <w:szCs w:val="20"/>
        </w:rPr>
      </w:pPr>
      <w:bookmarkStart w:id="10" w:name="_Toc226009719"/>
      <w:r w:rsidRPr="002D24EC">
        <w:rPr>
          <w:rFonts w:ascii="Garamond" w:hAnsi="Garamond"/>
          <w:b/>
          <w:bCs/>
          <w:color w:val="FFFFFF"/>
          <w:sz w:val="20"/>
          <w:szCs w:val="20"/>
        </w:rPr>
        <w:lastRenderedPageBreak/>
        <w:t>8. QUARTERLY KRA AND KPI SUBMISSION</w:t>
      </w:r>
      <w:bookmarkEnd w:id="10"/>
    </w:p>
    <w:p w14:paraId="1BA5DFC6" w14:textId="77777777" w:rsidR="00D86CC3" w:rsidRPr="002D24EC" w:rsidRDefault="009D1C97">
      <w:pPr>
        <w:spacing w:before="60" w:after="60"/>
        <w:rPr>
          <w:rFonts w:ascii="Garamond" w:hAnsi="Garamond"/>
        </w:rPr>
      </w:pPr>
      <w:r w:rsidRPr="002D24EC">
        <w:rPr>
          <w:rFonts w:ascii="Garamond" w:hAnsi="Garamond"/>
        </w:rPr>
        <w:t>A quarterly KRA and KPI evaluation is conducted for each employee to identify their hits and misses as per their role and job descriptions given to them during the joining. The points to this would help in deciding the employees career growth and career path in future in the organization</w:t>
      </w:r>
    </w:p>
    <w:p w14:paraId="45866A6C" w14:textId="77777777" w:rsidR="00D86CC3" w:rsidRPr="002D24EC" w:rsidRDefault="00D86CC3">
      <w:pPr>
        <w:spacing w:before="60"/>
        <w:rPr>
          <w:rFonts w:ascii="Garamond" w:hAnsi="Garamond"/>
        </w:rPr>
      </w:pPr>
    </w:p>
    <w:p w14:paraId="50AD939D"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Performance Improvement Plan (PIP)</w:t>
      </w:r>
    </w:p>
    <w:p w14:paraId="2E04DAD5" w14:textId="77777777" w:rsidR="00D86CC3" w:rsidRPr="002D24EC" w:rsidRDefault="0047756B">
      <w:pPr>
        <w:spacing w:before="60" w:after="60"/>
        <w:rPr>
          <w:rFonts w:ascii="Garamond" w:hAnsi="Garamond"/>
        </w:rPr>
      </w:pPr>
      <w:r w:rsidRPr="002D24EC">
        <w:rPr>
          <w:rFonts w:ascii="Garamond" w:hAnsi="Garamond"/>
        </w:rPr>
        <w:t xml:space="preserve">Employees with consistently low ratings are placed on a PIP for </w:t>
      </w:r>
      <w:r w:rsidR="009D1C97" w:rsidRPr="002D24EC">
        <w:rPr>
          <w:rFonts w:ascii="Garamond" w:hAnsi="Garamond"/>
        </w:rPr>
        <w:t>60 days</w:t>
      </w:r>
      <w:r w:rsidRPr="002D24EC">
        <w:rPr>
          <w:rFonts w:ascii="Garamond" w:hAnsi="Garamond"/>
        </w:rPr>
        <w:t>. The PIP identifies skill gaps and provides a structured improvement roadmap. If performance does not improve, further action may be taken.</w:t>
      </w:r>
    </w:p>
    <w:p w14:paraId="0B4BED55" w14:textId="77777777" w:rsidR="00D86CC3" w:rsidRPr="002D24EC" w:rsidRDefault="0047756B">
      <w:pPr>
        <w:rPr>
          <w:rFonts w:ascii="Garamond" w:hAnsi="Garamond"/>
        </w:rPr>
      </w:pPr>
      <w:r w:rsidRPr="002D24EC">
        <w:rPr>
          <w:rFonts w:ascii="Garamond" w:hAnsi="Garamond"/>
        </w:rPr>
        <w:br w:type="page"/>
      </w:r>
    </w:p>
    <w:p w14:paraId="7ADC8215"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1" w:name="_Toc226009720"/>
      <w:r w:rsidRPr="002D24EC">
        <w:rPr>
          <w:rFonts w:ascii="Garamond" w:hAnsi="Garamond"/>
          <w:b/>
          <w:bCs/>
          <w:color w:val="FFFFFF"/>
          <w:sz w:val="20"/>
          <w:szCs w:val="20"/>
        </w:rPr>
        <w:lastRenderedPageBreak/>
        <w:t>9. APPRAISAL, INCREMENTS &amp; BONUS</w:t>
      </w:r>
      <w:bookmarkEnd w:id="11"/>
    </w:p>
    <w:p w14:paraId="78776646"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Annual Increments</w:t>
      </w:r>
      <w:r w:rsidR="00CA2CFC" w:rsidRPr="002D24EC">
        <w:rPr>
          <w:rFonts w:ascii="Garamond" w:hAnsi="Garamond"/>
          <w:b/>
          <w:bCs/>
          <w:color w:val="1F3864"/>
        </w:rPr>
        <w:t xml:space="preserve"> – Basis Performance </w:t>
      </w:r>
    </w:p>
    <w:p w14:paraId="179B750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Increments are given yearly, generally paid in July</w:t>
      </w:r>
      <w:r w:rsidR="00CE266C" w:rsidRPr="002D24EC">
        <w:rPr>
          <w:rFonts w:ascii="Garamond" w:hAnsi="Garamond"/>
        </w:rPr>
        <w:t xml:space="preserve"> (with arrears if applicable)</w:t>
      </w:r>
    </w:p>
    <w:p w14:paraId="41E47EA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Eligible only after completing 1 year and fulfilling previous year Timesheet and KRAs</w:t>
      </w:r>
    </w:p>
    <w:p w14:paraId="75DBBDF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Increment is based on merit and performance ratings</w:t>
      </w:r>
    </w:p>
    <w:p w14:paraId="0A13526C"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Promotions depend on vacancy availability and candidate suitability</w:t>
      </w:r>
    </w:p>
    <w:p w14:paraId="224DBACC" w14:textId="77777777" w:rsidR="00D86CC3" w:rsidRPr="002D24EC" w:rsidRDefault="00D86CC3">
      <w:pPr>
        <w:spacing w:before="60"/>
        <w:rPr>
          <w:rFonts w:ascii="Garamond" w:hAnsi="Garamond"/>
        </w:rPr>
      </w:pPr>
    </w:p>
    <w:p w14:paraId="1B03FB7A"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Annual Bonus</w:t>
      </w:r>
      <w:r w:rsidR="009D1C97" w:rsidRPr="002D24EC">
        <w:rPr>
          <w:rFonts w:ascii="Garamond" w:hAnsi="Garamond"/>
          <w:b/>
          <w:bCs/>
          <w:color w:val="1F3864"/>
        </w:rPr>
        <w:t xml:space="preserve"> – Basis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86CC3" w:rsidRPr="002D24EC" w14:paraId="6EE7BAE8" w14:textId="77777777">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02D34939" w14:textId="77777777" w:rsidR="00D86CC3" w:rsidRPr="002D24EC" w:rsidRDefault="0047756B">
            <w:pPr>
              <w:spacing w:before="60" w:after="60"/>
              <w:rPr>
                <w:rFonts w:ascii="Garamond" w:hAnsi="Garamond"/>
              </w:rPr>
            </w:pPr>
            <w:r w:rsidRPr="002D24EC">
              <w:rPr>
                <w:rFonts w:ascii="Garamond" w:hAnsi="Garamond"/>
                <w:b/>
                <w:bCs/>
                <w:color w:val="FFFFFF"/>
              </w:rPr>
              <w:t>Bonus Cycle</w:t>
            </w:r>
          </w:p>
        </w:tc>
        <w:tc>
          <w:tcPr>
            <w:tcW w:w="328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7EACB145" w14:textId="77777777" w:rsidR="00D86CC3" w:rsidRPr="002D24EC" w:rsidRDefault="0047756B">
            <w:pPr>
              <w:spacing w:before="60" w:after="60"/>
              <w:rPr>
                <w:rFonts w:ascii="Garamond" w:hAnsi="Garamond"/>
              </w:rPr>
            </w:pPr>
            <w:r w:rsidRPr="002D24EC">
              <w:rPr>
                <w:rFonts w:ascii="Garamond" w:hAnsi="Garamond"/>
                <w:b/>
                <w:bCs/>
                <w:color w:val="FFFFFF"/>
              </w:rPr>
              <w:t>Period Covered</w:t>
            </w:r>
          </w:p>
        </w:tc>
        <w:tc>
          <w:tcPr>
            <w:tcW w:w="328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4219B2A8" w14:textId="77777777" w:rsidR="00D86CC3" w:rsidRPr="002D24EC" w:rsidRDefault="0047756B">
            <w:pPr>
              <w:spacing w:before="60" w:after="60"/>
              <w:rPr>
                <w:rFonts w:ascii="Garamond" w:hAnsi="Garamond"/>
              </w:rPr>
            </w:pPr>
            <w:r w:rsidRPr="002D24EC">
              <w:rPr>
                <w:rFonts w:ascii="Garamond" w:hAnsi="Garamond"/>
                <w:b/>
                <w:bCs/>
                <w:color w:val="FFFFFF"/>
              </w:rPr>
              <w:t>Payout Month</w:t>
            </w:r>
          </w:p>
        </w:tc>
      </w:tr>
      <w:tr w:rsidR="00D86CC3" w:rsidRPr="002D24EC" w14:paraId="4F362934"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FA5B5B" w14:textId="77777777" w:rsidR="00D86CC3" w:rsidRPr="002D24EC" w:rsidRDefault="0047756B">
            <w:pPr>
              <w:spacing w:before="50" w:after="50"/>
              <w:rPr>
                <w:rFonts w:ascii="Garamond" w:hAnsi="Garamond"/>
              </w:rPr>
            </w:pPr>
            <w:r w:rsidRPr="002D24EC">
              <w:rPr>
                <w:rFonts w:ascii="Garamond" w:hAnsi="Garamond"/>
              </w:rPr>
              <w:t>Cycle 1</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8F7C51" w14:textId="77777777" w:rsidR="00D86CC3" w:rsidRPr="002D24EC" w:rsidRDefault="0047756B">
            <w:pPr>
              <w:spacing w:before="50" w:after="50"/>
              <w:rPr>
                <w:rFonts w:ascii="Garamond" w:hAnsi="Garamond"/>
              </w:rPr>
            </w:pPr>
            <w:r w:rsidRPr="002D24EC">
              <w:rPr>
                <w:rFonts w:ascii="Garamond" w:hAnsi="Garamond"/>
              </w:rPr>
              <w:t>April – September</w:t>
            </w:r>
          </w:p>
        </w:tc>
        <w:tc>
          <w:tcPr>
            <w:tcW w:w="3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A0E320" w14:textId="77777777" w:rsidR="00D86CC3" w:rsidRPr="002D24EC" w:rsidRDefault="0047756B">
            <w:pPr>
              <w:spacing w:before="50" w:after="50"/>
              <w:rPr>
                <w:rFonts w:ascii="Garamond" w:hAnsi="Garamond"/>
              </w:rPr>
            </w:pPr>
            <w:r w:rsidRPr="002D24EC">
              <w:rPr>
                <w:rFonts w:ascii="Garamond" w:hAnsi="Garamond"/>
              </w:rPr>
              <w:t>October</w:t>
            </w:r>
          </w:p>
        </w:tc>
      </w:tr>
      <w:tr w:rsidR="00D86CC3" w:rsidRPr="002D24EC" w14:paraId="62C0609A"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BD78861" w14:textId="77777777" w:rsidR="00D86CC3" w:rsidRPr="002D24EC" w:rsidRDefault="0047756B">
            <w:pPr>
              <w:spacing w:before="50" w:after="50"/>
              <w:rPr>
                <w:rFonts w:ascii="Garamond" w:hAnsi="Garamond"/>
              </w:rPr>
            </w:pPr>
            <w:r w:rsidRPr="002D24EC">
              <w:rPr>
                <w:rFonts w:ascii="Garamond" w:hAnsi="Garamond"/>
              </w:rPr>
              <w:t>Cycle 2</w:t>
            </w:r>
          </w:p>
        </w:tc>
        <w:tc>
          <w:tcPr>
            <w:tcW w:w="32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97DEEF" w14:textId="77777777" w:rsidR="00D86CC3" w:rsidRPr="002D24EC" w:rsidRDefault="0047756B">
            <w:pPr>
              <w:spacing w:before="50" w:after="50"/>
              <w:rPr>
                <w:rFonts w:ascii="Garamond" w:hAnsi="Garamond"/>
              </w:rPr>
            </w:pPr>
            <w:r w:rsidRPr="002D24EC">
              <w:rPr>
                <w:rFonts w:ascii="Garamond" w:hAnsi="Garamond"/>
              </w:rPr>
              <w:t>October – March</w:t>
            </w:r>
          </w:p>
        </w:tc>
        <w:tc>
          <w:tcPr>
            <w:tcW w:w="32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B504DAA" w14:textId="77777777" w:rsidR="00D86CC3" w:rsidRPr="002D24EC" w:rsidRDefault="0047756B">
            <w:pPr>
              <w:spacing w:before="50" w:after="50"/>
              <w:rPr>
                <w:rFonts w:ascii="Garamond" w:hAnsi="Garamond"/>
              </w:rPr>
            </w:pPr>
            <w:r w:rsidRPr="002D24EC">
              <w:rPr>
                <w:rFonts w:ascii="Garamond" w:hAnsi="Garamond"/>
              </w:rPr>
              <w:t>April</w:t>
            </w:r>
          </w:p>
        </w:tc>
      </w:tr>
    </w:tbl>
    <w:p w14:paraId="0946D8BA" w14:textId="77777777" w:rsidR="00D86CC3" w:rsidRPr="002D24EC" w:rsidRDefault="00D86CC3">
      <w:pPr>
        <w:spacing w:before="80"/>
        <w:rPr>
          <w:rFonts w:ascii="Garamond" w:hAnsi="Garamond"/>
        </w:rPr>
      </w:pPr>
    </w:p>
    <w:p w14:paraId="7DF516C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Bonus is payable to staff who have completed 12 months of service as on 31st March</w:t>
      </w:r>
    </w:p>
    <w:p w14:paraId="3E78E8B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Eligibility requires satisfactory appraisal and confirmation</w:t>
      </w:r>
    </w:p>
    <w:p w14:paraId="3F85063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Bonus paid in advance in Oct/Nov may be adjusted against annual bonus based on performance</w:t>
      </w:r>
    </w:p>
    <w:p w14:paraId="6D4BE289" w14:textId="77777777" w:rsidR="00D86CC3" w:rsidRPr="002D24EC" w:rsidRDefault="00D86CC3">
      <w:pPr>
        <w:spacing w:before="60"/>
        <w:rPr>
          <w:rFonts w:ascii="Garamond" w:hAnsi="Garamond"/>
        </w:rPr>
      </w:pPr>
    </w:p>
    <w:p w14:paraId="133EA652"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Performance Linked Bonus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tblGrid>
      <w:tr w:rsidR="00CE266C" w:rsidRPr="002D24EC" w14:paraId="61546BE8" w14:textId="77777777" w:rsidTr="00CE266C">
        <w:tc>
          <w:tcPr>
            <w:tcW w:w="45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657F57B3" w14:textId="77777777" w:rsidR="00CE266C" w:rsidRPr="002D24EC" w:rsidRDefault="00CE266C">
            <w:pPr>
              <w:spacing w:before="60" w:after="60"/>
              <w:rPr>
                <w:rFonts w:ascii="Garamond" w:hAnsi="Garamond"/>
              </w:rPr>
            </w:pPr>
            <w:r w:rsidRPr="002D24EC">
              <w:rPr>
                <w:rFonts w:ascii="Garamond" w:hAnsi="Garamond"/>
                <w:b/>
                <w:bCs/>
                <w:color w:val="FFFFFF"/>
              </w:rPr>
              <w:t>Category</w:t>
            </w:r>
          </w:p>
        </w:tc>
      </w:tr>
      <w:tr w:rsidR="00CE266C" w:rsidRPr="002D24EC" w14:paraId="20FED597" w14:textId="77777777" w:rsidTr="00CE266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BC831C" w14:textId="77777777" w:rsidR="00CE266C" w:rsidRPr="002D24EC" w:rsidRDefault="00CE266C">
            <w:pPr>
              <w:spacing w:before="50" w:after="50"/>
              <w:rPr>
                <w:rFonts w:ascii="Garamond" w:hAnsi="Garamond"/>
              </w:rPr>
            </w:pPr>
            <w:r w:rsidRPr="002D24EC">
              <w:rPr>
                <w:rFonts w:ascii="Garamond" w:hAnsi="Garamond"/>
              </w:rPr>
              <w:t>Category A</w:t>
            </w:r>
          </w:p>
        </w:tc>
      </w:tr>
      <w:tr w:rsidR="00CE266C" w:rsidRPr="002D24EC" w14:paraId="2E01F56E" w14:textId="77777777" w:rsidTr="00CE266C">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B54C477" w14:textId="77777777" w:rsidR="00CE266C" w:rsidRPr="002D24EC" w:rsidRDefault="00CE266C">
            <w:pPr>
              <w:spacing w:before="50" w:after="50"/>
              <w:rPr>
                <w:rFonts w:ascii="Garamond" w:hAnsi="Garamond"/>
              </w:rPr>
            </w:pPr>
            <w:r w:rsidRPr="002D24EC">
              <w:rPr>
                <w:rFonts w:ascii="Garamond" w:hAnsi="Garamond"/>
              </w:rPr>
              <w:t>Category B</w:t>
            </w:r>
          </w:p>
        </w:tc>
      </w:tr>
      <w:tr w:rsidR="00CE266C" w:rsidRPr="002D24EC" w14:paraId="27C57739" w14:textId="77777777" w:rsidTr="00CE266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C313B87" w14:textId="77777777" w:rsidR="00CE266C" w:rsidRPr="002D24EC" w:rsidRDefault="00CE266C">
            <w:pPr>
              <w:spacing w:before="50" w:after="50"/>
              <w:rPr>
                <w:rFonts w:ascii="Garamond" w:hAnsi="Garamond"/>
              </w:rPr>
            </w:pPr>
            <w:r w:rsidRPr="002D24EC">
              <w:rPr>
                <w:rFonts w:ascii="Garamond" w:hAnsi="Garamond"/>
              </w:rPr>
              <w:t>Category C</w:t>
            </w:r>
          </w:p>
        </w:tc>
      </w:tr>
      <w:tr w:rsidR="00CE266C" w:rsidRPr="002D24EC" w14:paraId="65690BCC" w14:textId="77777777" w:rsidTr="00CE266C">
        <w:tc>
          <w:tcPr>
            <w:tcW w:w="4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D7B7CA1" w14:textId="77777777" w:rsidR="00CE266C" w:rsidRPr="002D24EC" w:rsidRDefault="00CE266C">
            <w:pPr>
              <w:spacing w:before="50" w:after="50"/>
              <w:rPr>
                <w:rFonts w:ascii="Garamond" w:hAnsi="Garamond"/>
              </w:rPr>
            </w:pPr>
            <w:r w:rsidRPr="002D24EC">
              <w:rPr>
                <w:rFonts w:ascii="Garamond" w:hAnsi="Garamond"/>
              </w:rPr>
              <w:t>Category D</w:t>
            </w:r>
          </w:p>
        </w:tc>
      </w:tr>
    </w:tbl>
    <w:p w14:paraId="09F66CC0" w14:textId="77777777" w:rsidR="00D86CC3" w:rsidRPr="002D24EC" w:rsidRDefault="00D86CC3">
      <w:pPr>
        <w:spacing w:before="80"/>
        <w:rPr>
          <w:rFonts w:ascii="Garamond" w:hAnsi="Garamond"/>
        </w:rPr>
      </w:pPr>
    </w:p>
    <w:p w14:paraId="4DB6BAD8"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Founder Award</w:t>
      </w:r>
    </w:p>
    <w:p w14:paraId="762ADA0A" w14:textId="77777777" w:rsidR="00CE266C" w:rsidRPr="002D24EC" w:rsidRDefault="00CE266C">
      <w:pPr>
        <w:spacing w:before="60" w:after="60"/>
        <w:rPr>
          <w:rFonts w:ascii="Garamond" w:hAnsi="Garamond"/>
        </w:rPr>
      </w:pPr>
    </w:p>
    <w:p w14:paraId="64FBAF36" w14:textId="77777777" w:rsidR="00D86CC3" w:rsidRPr="002D24EC" w:rsidRDefault="0047756B">
      <w:pPr>
        <w:spacing w:before="60" w:after="60"/>
        <w:rPr>
          <w:rFonts w:ascii="Garamond" w:hAnsi="Garamond"/>
        </w:rPr>
      </w:pPr>
      <w:r w:rsidRPr="002D24EC">
        <w:rPr>
          <w:rFonts w:ascii="Garamond" w:hAnsi="Garamond"/>
        </w:rPr>
        <w:t>An annual award for outstanding employees based on communication skills, confidence, academic achievements (e.g., CA exams), and participation in intellectual activities such as debates and research. A financial reward is provided.</w:t>
      </w:r>
    </w:p>
    <w:p w14:paraId="267D94F1" w14:textId="77777777" w:rsidR="00D86CC3" w:rsidRPr="002D24EC" w:rsidRDefault="0047756B">
      <w:pPr>
        <w:rPr>
          <w:rFonts w:ascii="Garamond" w:hAnsi="Garamond"/>
        </w:rPr>
      </w:pPr>
      <w:r w:rsidRPr="002D24EC">
        <w:rPr>
          <w:rFonts w:ascii="Garamond" w:hAnsi="Garamond"/>
        </w:rPr>
        <w:br w:type="page"/>
      </w:r>
    </w:p>
    <w:p w14:paraId="3AC7B1BA"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2" w:name="_Toc226009721"/>
      <w:r w:rsidRPr="002D24EC">
        <w:rPr>
          <w:rFonts w:ascii="Garamond" w:hAnsi="Garamond"/>
          <w:b/>
          <w:bCs/>
          <w:color w:val="FFFFFF"/>
          <w:sz w:val="20"/>
          <w:szCs w:val="20"/>
        </w:rPr>
        <w:lastRenderedPageBreak/>
        <w:t>10. STAFF AWARDS &amp; BENEFITS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D86CC3" w:rsidRPr="002D24EC" w14:paraId="213D00BD" w14:textId="77777777">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19F9EDB0" w14:textId="77777777" w:rsidR="00D86CC3" w:rsidRPr="002D24EC" w:rsidRDefault="0047756B">
            <w:pPr>
              <w:spacing w:before="60" w:after="60"/>
              <w:rPr>
                <w:rFonts w:ascii="Garamond" w:hAnsi="Garamond"/>
              </w:rPr>
            </w:pPr>
            <w:r w:rsidRPr="002D24EC">
              <w:rPr>
                <w:rFonts w:ascii="Garamond" w:hAnsi="Garamond"/>
                <w:b/>
                <w:bCs/>
                <w:color w:val="FFFFFF"/>
              </w:rPr>
              <w:t>Benefit</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2420267F" w14:textId="77777777" w:rsidR="00D86CC3" w:rsidRPr="002D24EC" w:rsidRDefault="0047756B">
            <w:pPr>
              <w:spacing w:before="60" w:after="60"/>
              <w:rPr>
                <w:rFonts w:ascii="Garamond" w:hAnsi="Garamond"/>
              </w:rPr>
            </w:pPr>
            <w:r w:rsidRPr="002D24EC">
              <w:rPr>
                <w:rFonts w:ascii="Garamond" w:hAnsi="Garamond"/>
                <w:b/>
                <w:bCs/>
                <w:color w:val="FFFFFF"/>
              </w:rPr>
              <w:t>Amount / Details</w:t>
            </w:r>
          </w:p>
        </w:tc>
        <w:tc>
          <w:tcPr>
            <w:tcW w:w="336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00719A67" w14:textId="77777777" w:rsidR="00D86CC3" w:rsidRPr="002D24EC" w:rsidRDefault="0047756B">
            <w:pPr>
              <w:spacing w:before="60" w:after="60"/>
              <w:rPr>
                <w:rFonts w:ascii="Garamond" w:hAnsi="Garamond"/>
              </w:rPr>
            </w:pPr>
            <w:r w:rsidRPr="002D24EC">
              <w:rPr>
                <w:rFonts w:ascii="Garamond" w:hAnsi="Garamond"/>
                <w:b/>
                <w:bCs/>
                <w:color w:val="FFFFFF"/>
              </w:rPr>
              <w:t>Eligibility</w:t>
            </w:r>
          </w:p>
        </w:tc>
      </w:tr>
      <w:tr w:rsidR="00D86CC3" w:rsidRPr="002D24EC" w14:paraId="05F2208D"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5229A7" w14:textId="77777777" w:rsidR="00D86CC3" w:rsidRPr="002D24EC" w:rsidRDefault="0047756B">
            <w:pPr>
              <w:spacing w:before="50" w:after="50"/>
              <w:rPr>
                <w:rFonts w:ascii="Garamond" w:hAnsi="Garamond"/>
              </w:rPr>
            </w:pPr>
            <w:r w:rsidRPr="002D24EC">
              <w:rPr>
                <w:rFonts w:ascii="Garamond" w:hAnsi="Garamond"/>
              </w:rPr>
              <w:t>Performance Linked Bonus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714CC97" w14:textId="77777777" w:rsidR="00D86CC3" w:rsidRPr="002D24EC" w:rsidRDefault="008F2C58">
            <w:pPr>
              <w:spacing w:before="50" w:after="50"/>
              <w:rPr>
                <w:rFonts w:ascii="Garamond" w:hAnsi="Garamond"/>
              </w:rPr>
            </w:pPr>
            <w:r w:rsidRPr="002D24EC">
              <w:rPr>
                <w:rFonts w:ascii="Garamond" w:hAnsi="Garamond"/>
              </w:rPr>
              <w:t>Based on performance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F981B7" w14:textId="77777777" w:rsidR="00D86CC3" w:rsidRPr="002D24EC" w:rsidRDefault="0047756B">
            <w:pPr>
              <w:spacing w:before="50" w:after="50"/>
              <w:rPr>
                <w:rFonts w:ascii="Garamond" w:hAnsi="Garamond"/>
              </w:rPr>
            </w:pPr>
            <w:r w:rsidRPr="002D24EC">
              <w:rPr>
                <w:rFonts w:ascii="Garamond" w:hAnsi="Garamond"/>
              </w:rPr>
              <w:t>1 year + satisfactory appraisal</w:t>
            </w:r>
          </w:p>
        </w:tc>
      </w:tr>
      <w:tr w:rsidR="00D86CC3" w:rsidRPr="002D24EC" w14:paraId="0D6B3462"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4D7773F" w14:textId="77777777" w:rsidR="00D86CC3" w:rsidRPr="002D24EC" w:rsidRDefault="0047756B">
            <w:pPr>
              <w:spacing w:before="50" w:after="50"/>
              <w:rPr>
                <w:rFonts w:ascii="Garamond" w:hAnsi="Garamond"/>
              </w:rPr>
            </w:pPr>
            <w:r w:rsidRPr="002D24EC">
              <w:rPr>
                <w:rFonts w:ascii="Garamond" w:hAnsi="Garamond"/>
              </w:rPr>
              <w:t>Business Referral</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906844D" w14:textId="77777777" w:rsidR="008F2C58" w:rsidRPr="002D24EC" w:rsidRDefault="0047756B">
            <w:pPr>
              <w:spacing w:before="50" w:after="50"/>
              <w:rPr>
                <w:rFonts w:ascii="Garamond" w:hAnsi="Garamond"/>
              </w:rPr>
            </w:pPr>
            <w:r w:rsidRPr="002D24EC">
              <w:rPr>
                <w:rFonts w:ascii="Garamond" w:hAnsi="Garamond"/>
              </w:rPr>
              <w:t>Up to 5% of mandate value</w:t>
            </w:r>
            <w:r w:rsidR="008F2C58" w:rsidRPr="002D24EC">
              <w:rPr>
                <w:rFonts w:ascii="Garamond" w:hAnsi="Garamond"/>
              </w:rPr>
              <w:t xml:space="preserve">: </w:t>
            </w:r>
          </w:p>
          <w:p w14:paraId="1A0E64B4" w14:textId="77777777" w:rsidR="00D86CC3" w:rsidRPr="002D24EC" w:rsidRDefault="008F2C58">
            <w:pPr>
              <w:spacing w:before="50" w:after="50"/>
              <w:rPr>
                <w:rFonts w:ascii="Garamond" w:hAnsi="Garamond"/>
              </w:rPr>
            </w:pPr>
            <w:r w:rsidRPr="002D24EC">
              <w:rPr>
                <w:rFonts w:ascii="Garamond" w:hAnsi="Garamond"/>
              </w:rPr>
              <w:br/>
              <w:t>0.5% to 5% of Mandate Value, depending on the stage of assistance provided — from initial client introduction through lead generation to full assistance in conversion.</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53A01FE" w14:textId="77777777" w:rsidR="00D86CC3" w:rsidRPr="002D24EC" w:rsidRDefault="0047756B">
            <w:pPr>
              <w:spacing w:before="50" w:after="50"/>
              <w:rPr>
                <w:rFonts w:ascii="Garamond" w:hAnsi="Garamond"/>
              </w:rPr>
            </w:pPr>
            <w:r w:rsidRPr="002D24EC">
              <w:rPr>
                <w:rFonts w:ascii="Garamond" w:hAnsi="Garamond"/>
              </w:rPr>
              <w:t>After 6 months in JHS</w:t>
            </w:r>
          </w:p>
        </w:tc>
      </w:tr>
      <w:tr w:rsidR="00D86CC3" w:rsidRPr="002D24EC" w14:paraId="6F93B620"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C55589" w14:textId="77777777" w:rsidR="00D86CC3" w:rsidRPr="002D24EC" w:rsidRDefault="0047756B">
            <w:pPr>
              <w:spacing w:before="50" w:after="50"/>
              <w:rPr>
                <w:rFonts w:ascii="Garamond" w:hAnsi="Garamond"/>
              </w:rPr>
            </w:pPr>
            <w:r w:rsidRPr="002D24EC">
              <w:rPr>
                <w:rFonts w:ascii="Garamond" w:hAnsi="Garamond"/>
              </w:rPr>
              <w:t>Buddy Referral — CA</w:t>
            </w:r>
            <w:r w:rsidR="004E32E8" w:rsidRPr="002D24EC">
              <w:rPr>
                <w:rFonts w:ascii="Garamond" w:hAnsi="Garamond"/>
              </w:rPr>
              <w:t xml:space="preserve"> (Not applicable to managers and above)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6F62FB" w14:textId="77777777" w:rsidR="00D86CC3" w:rsidRPr="002D24EC" w:rsidRDefault="0047756B">
            <w:pPr>
              <w:spacing w:before="50" w:after="50"/>
              <w:rPr>
                <w:rFonts w:ascii="Garamond" w:hAnsi="Garamond"/>
              </w:rPr>
            </w:pPr>
            <w:r w:rsidRPr="002D24EC">
              <w:rPr>
                <w:rFonts w:ascii="Garamond" w:hAnsi="Garamond"/>
              </w:rPr>
              <w:t xml:space="preserve">Up to Rs. </w:t>
            </w:r>
            <w:r w:rsidR="003A4D3F" w:rsidRPr="002D24EC">
              <w:rPr>
                <w:rFonts w:ascii="Garamond" w:hAnsi="Garamond"/>
              </w:rPr>
              <w:t>7,5</w:t>
            </w:r>
            <w:r w:rsidRPr="002D24EC">
              <w:rPr>
                <w:rFonts w:ascii="Garamond" w:hAnsi="Garamond"/>
              </w:rPr>
              <w:t>0</w:t>
            </w:r>
            <w:r w:rsidR="003A4D3F" w:rsidRPr="002D24EC">
              <w:rPr>
                <w:rFonts w:ascii="Garamond" w:hAnsi="Garamond"/>
              </w:rPr>
              <w:t>0</w:t>
            </w:r>
            <w:r w:rsidRPr="002D24EC">
              <w:rPr>
                <w:rFonts w:ascii="Garamond" w:hAnsi="Garamond"/>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34F47A" w14:textId="77777777" w:rsidR="00D86CC3" w:rsidRPr="002D24EC" w:rsidRDefault="0047756B">
            <w:pPr>
              <w:spacing w:before="50" w:after="50"/>
              <w:rPr>
                <w:rFonts w:ascii="Garamond" w:hAnsi="Garamond"/>
              </w:rPr>
            </w:pPr>
            <w:r w:rsidRPr="002D24EC">
              <w:rPr>
                <w:rFonts w:ascii="Garamond" w:hAnsi="Garamond"/>
              </w:rPr>
              <w:t>After new joiner completes 6 months</w:t>
            </w:r>
            <w:r w:rsidR="00E933A0" w:rsidRPr="002D24EC">
              <w:rPr>
                <w:rFonts w:ascii="Garamond" w:hAnsi="Garamond"/>
              </w:rPr>
              <w:t xml:space="preserve"> of their service</w:t>
            </w:r>
          </w:p>
        </w:tc>
      </w:tr>
      <w:tr w:rsidR="00D86CC3" w:rsidRPr="002D24EC" w14:paraId="4544D847"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0BECBBF" w14:textId="77777777" w:rsidR="00D86CC3" w:rsidRPr="002D24EC" w:rsidRDefault="0047756B">
            <w:pPr>
              <w:spacing w:before="50" w:after="50"/>
              <w:rPr>
                <w:rFonts w:ascii="Garamond" w:hAnsi="Garamond"/>
              </w:rPr>
            </w:pPr>
            <w:r w:rsidRPr="002D24EC">
              <w:rPr>
                <w:rFonts w:ascii="Garamond" w:hAnsi="Garamond"/>
              </w:rPr>
              <w:t>Buddy Referral — Graduate/Article</w:t>
            </w:r>
            <w:r w:rsidR="004E32E8" w:rsidRPr="002D24EC">
              <w:rPr>
                <w:rFonts w:ascii="Garamond" w:hAnsi="Garamond"/>
              </w:rPr>
              <w:t xml:space="preserve"> (Not applicable to managers and above)</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29B1FA7" w14:textId="77777777" w:rsidR="00D86CC3" w:rsidRPr="002D24EC" w:rsidRDefault="0047756B">
            <w:pPr>
              <w:spacing w:before="50" w:after="50"/>
              <w:rPr>
                <w:rFonts w:ascii="Garamond" w:hAnsi="Garamond"/>
              </w:rPr>
            </w:pPr>
            <w:r w:rsidRPr="002D24EC">
              <w:rPr>
                <w:rFonts w:ascii="Garamond" w:hAnsi="Garamond"/>
              </w:rPr>
              <w:t>Up to Rs. 3,000/-</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41A052A" w14:textId="77777777" w:rsidR="00D86CC3" w:rsidRPr="002D24EC" w:rsidRDefault="0047756B">
            <w:pPr>
              <w:spacing w:before="50" w:after="50"/>
              <w:rPr>
                <w:rFonts w:ascii="Garamond" w:hAnsi="Garamond"/>
              </w:rPr>
            </w:pPr>
            <w:r w:rsidRPr="002D24EC">
              <w:rPr>
                <w:rFonts w:ascii="Garamond" w:hAnsi="Garamond"/>
              </w:rPr>
              <w:t>After new joiner completes 6 months</w:t>
            </w:r>
            <w:r w:rsidR="00E933A0" w:rsidRPr="002D24EC">
              <w:rPr>
                <w:rFonts w:ascii="Garamond" w:hAnsi="Garamond"/>
              </w:rPr>
              <w:t xml:space="preserve"> of their service</w:t>
            </w:r>
          </w:p>
        </w:tc>
      </w:tr>
      <w:tr w:rsidR="00D86CC3" w:rsidRPr="002D24EC" w14:paraId="3ABAA17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29F93A" w14:textId="77777777" w:rsidR="00D86CC3" w:rsidRPr="002D24EC" w:rsidRDefault="0047756B">
            <w:pPr>
              <w:spacing w:before="50" w:after="50"/>
              <w:rPr>
                <w:rFonts w:ascii="Garamond" w:hAnsi="Garamond"/>
              </w:rPr>
            </w:pPr>
            <w:r w:rsidRPr="002D24EC">
              <w:rPr>
                <w:rFonts w:ascii="Garamond" w:hAnsi="Garamond"/>
              </w:rPr>
              <w:t>Buddy Referral — MBA/CS/CMA</w:t>
            </w:r>
            <w:r w:rsidR="004E32E8" w:rsidRPr="002D24EC">
              <w:rPr>
                <w:rFonts w:ascii="Garamond" w:hAnsi="Garamond"/>
              </w:rPr>
              <w:t xml:space="preserve"> (Not applicable to managers and above)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4B1351" w14:textId="77777777" w:rsidR="00D86CC3" w:rsidRPr="002D24EC" w:rsidRDefault="0047756B">
            <w:pPr>
              <w:spacing w:before="50" w:after="50"/>
              <w:rPr>
                <w:rFonts w:ascii="Garamond" w:hAnsi="Garamond"/>
              </w:rPr>
            </w:pPr>
            <w:r w:rsidRPr="002D24EC">
              <w:rPr>
                <w:rFonts w:ascii="Garamond" w:hAnsi="Garamond"/>
              </w:rPr>
              <w:t>Up to Rs. 5,000/-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30DDD2" w14:textId="77777777" w:rsidR="00D86CC3" w:rsidRPr="002D24EC" w:rsidRDefault="0047756B">
            <w:pPr>
              <w:spacing w:before="50" w:after="50"/>
              <w:rPr>
                <w:rFonts w:ascii="Garamond" w:hAnsi="Garamond"/>
              </w:rPr>
            </w:pPr>
            <w:r w:rsidRPr="002D24EC">
              <w:rPr>
                <w:rFonts w:ascii="Garamond" w:hAnsi="Garamond"/>
              </w:rPr>
              <w:t>After new joiner completes 6 months</w:t>
            </w:r>
            <w:r w:rsidR="00E933A0" w:rsidRPr="002D24EC">
              <w:rPr>
                <w:rFonts w:ascii="Garamond" w:hAnsi="Garamond"/>
              </w:rPr>
              <w:t xml:space="preserve"> of their service</w:t>
            </w:r>
          </w:p>
        </w:tc>
      </w:tr>
      <w:tr w:rsidR="00D86CC3" w:rsidRPr="002D24EC" w14:paraId="671EBE00"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4D267AB" w14:textId="77777777" w:rsidR="00D86CC3" w:rsidRPr="002D24EC" w:rsidRDefault="0047756B">
            <w:pPr>
              <w:spacing w:before="50" w:after="50"/>
              <w:rPr>
                <w:rFonts w:ascii="Garamond" w:hAnsi="Garamond"/>
              </w:rPr>
            </w:pPr>
            <w:r w:rsidRPr="002D24EC">
              <w:rPr>
                <w:rFonts w:ascii="Garamond" w:hAnsi="Garamond"/>
              </w:rPr>
              <w:t>Star Performer Trophy</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6DFDF7E" w14:textId="77777777" w:rsidR="00D86CC3" w:rsidRPr="002D24EC" w:rsidRDefault="0047756B">
            <w:pPr>
              <w:spacing w:before="50" w:after="50"/>
              <w:rPr>
                <w:rFonts w:ascii="Garamond" w:hAnsi="Garamond"/>
              </w:rPr>
            </w:pPr>
            <w:r w:rsidRPr="002D24EC">
              <w:rPr>
                <w:rFonts w:ascii="Garamond" w:hAnsi="Garamond"/>
              </w:rPr>
              <w:t>Certificate + Trophy</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8DAC7B" w14:textId="77777777" w:rsidR="00D86CC3" w:rsidRPr="002D24EC" w:rsidRDefault="0047756B">
            <w:pPr>
              <w:spacing w:before="50" w:after="50"/>
              <w:rPr>
                <w:rFonts w:ascii="Garamond" w:hAnsi="Garamond"/>
              </w:rPr>
            </w:pPr>
            <w:r w:rsidRPr="002D24EC">
              <w:rPr>
                <w:rFonts w:ascii="Garamond" w:hAnsi="Garamond"/>
              </w:rPr>
              <w:t xml:space="preserve">Monthly </w:t>
            </w:r>
            <w:r w:rsidR="00712C7A" w:rsidRPr="002D24EC">
              <w:rPr>
                <w:rFonts w:ascii="Garamond" w:hAnsi="Garamond"/>
              </w:rPr>
              <w:t>-</w:t>
            </w:r>
            <w:r w:rsidRPr="002D24EC">
              <w:rPr>
                <w:rFonts w:ascii="Garamond" w:hAnsi="Garamond"/>
              </w:rPr>
              <w:t xml:space="preserve"> nominated by TL/Manager</w:t>
            </w:r>
          </w:p>
        </w:tc>
      </w:tr>
      <w:tr w:rsidR="00D86CC3" w:rsidRPr="002D24EC" w14:paraId="549B78F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6C059B" w14:textId="77777777" w:rsidR="00D86CC3" w:rsidRPr="002D24EC" w:rsidRDefault="0047756B">
            <w:pPr>
              <w:spacing w:before="50" w:after="50"/>
              <w:rPr>
                <w:rFonts w:ascii="Garamond" w:hAnsi="Garamond"/>
              </w:rPr>
            </w:pPr>
            <w:r w:rsidRPr="002D24EC">
              <w:rPr>
                <w:rFonts w:ascii="Garamond" w:hAnsi="Garamond"/>
              </w:rPr>
              <w:t>Birthday Gift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1FCB99" w14:textId="77777777" w:rsidR="00D86CC3" w:rsidRPr="002D24EC" w:rsidRDefault="0047756B">
            <w:pPr>
              <w:spacing w:before="50" w:after="50"/>
              <w:rPr>
                <w:rFonts w:ascii="Garamond" w:hAnsi="Garamond"/>
              </w:rPr>
            </w:pPr>
            <w:r w:rsidRPr="002D24EC">
              <w:rPr>
                <w:rFonts w:ascii="Garamond" w:hAnsi="Garamond"/>
              </w:rPr>
              <w:t>Gift by company</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D28095" w14:textId="77777777" w:rsidR="00D86CC3" w:rsidRPr="002D24EC" w:rsidRDefault="0047756B">
            <w:pPr>
              <w:spacing w:before="50" w:after="50"/>
              <w:rPr>
                <w:rFonts w:ascii="Garamond" w:hAnsi="Garamond"/>
              </w:rPr>
            </w:pPr>
            <w:r w:rsidRPr="002D24EC">
              <w:rPr>
                <w:rFonts w:ascii="Garamond" w:hAnsi="Garamond"/>
              </w:rPr>
              <w:t>Month of birthday</w:t>
            </w:r>
          </w:p>
        </w:tc>
      </w:tr>
      <w:tr w:rsidR="00D86CC3" w:rsidRPr="002D24EC" w14:paraId="0339544A"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B7D9032" w14:textId="77777777" w:rsidR="00D86CC3" w:rsidRPr="002D24EC" w:rsidRDefault="0047756B">
            <w:pPr>
              <w:spacing w:before="50" w:after="50"/>
              <w:rPr>
                <w:rFonts w:ascii="Garamond" w:hAnsi="Garamond"/>
              </w:rPr>
            </w:pPr>
            <w:r w:rsidRPr="002D24EC">
              <w:rPr>
                <w:rFonts w:ascii="Garamond" w:hAnsi="Garamond"/>
              </w:rPr>
              <w:t>Marriage Gift</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B11CBE5" w14:textId="77777777" w:rsidR="00D86CC3" w:rsidRPr="002D24EC" w:rsidRDefault="0047756B">
            <w:pPr>
              <w:spacing w:before="50" w:after="50"/>
              <w:rPr>
                <w:rFonts w:ascii="Garamond" w:hAnsi="Garamond"/>
              </w:rPr>
            </w:pPr>
            <w:r w:rsidRPr="002D24EC">
              <w:rPr>
                <w:rFonts w:ascii="Garamond" w:hAnsi="Garamond"/>
              </w:rPr>
              <w:t>Rs. 5,000/-</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4C7E218" w14:textId="77777777" w:rsidR="00D86CC3" w:rsidRPr="002D24EC" w:rsidRDefault="0047756B">
            <w:pPr>
              <w:spacing w:before="50" w:after="50"/>
              <w:rPr>
                <w:rFonts w:ascii="Garamond" w:hAnsi="Garamond"/>
              </w:rPr>
            </w:pPr>
            <w:r w:rsidRPr="002D24EC">
              <w:rPr>
                <w:rFonts w:ascii="Garamond" w:hAnsi="Garamond"/>
              </w:rPr>
              <w:t>JHS staff &amp; Retainers</w:t>
            </w:r>
          </w:p>
        </w:tc>
      </w:tr>
      <w:tr w:rsidR="00D86CC3" w:rsidRPr="002D24EC" w14:paraId="3CD842A0"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9635CBF" w14:textId="77777777" w:rsidR="00D86CC3" w:rsidRPr="002D24EC" w:rsidRDefault="0047756B">
            <w:pPr>
              <w:spacing w:before="50" w:after="50"/>
              <w:rPr>
                <w:rFonts w:ascii="Garamond" w:hAnsi="Garamond"/>
              </w:rPr>
            </w:pPr>
            <w:r w:rsidRPr="002D24EC">
              <w:rPr>
                <w:rFonts w:ascii="Garamond" w:hAnsi="Garamond"/>
              </w:rPr>
              <w:t>New Baby Gift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3E9D845" w14:textId="77777777" w:rsidR="00D86CC3" w:rsidRPr="002D24EC" w:rsidRDefault="0047756B">
            <w:pPr>
              <w:spacing w:before="50" w:after="50"/>
              <w:rPr>
                <w:rFonts w:ascii="Garamond" w:hAnsi="Garamond"/>
              </w:rPr>
            </w:pPr>
            <w:r w:rsidRPr="002D24EC">
              <w:rPr>
                <w:rFonts w:ascii="Garamond" w:hAnsi="Garamond"/>
              </w:rPr>
              <w:t>Rs. 2,500/-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D1A811E" w14:textId="77777777" w:rsidR="00D86CC3" w:rsidRPr="002D24EC" w:rsidRDefault="0047756B">
            <w:pPr>
              <w:spacing w:before="50" w:after="50"/>
              <w:rPr>
                <w:rFonts w:ascii="Garamond" w:hAnsi="Garamond"/>
              </w:rPr>
            </w:pPr>
            <w:r w:rsidRPr="002D24EC">
              <w:rPr>
                <w:rFonts w:ascii="Garamond" w:hAnsi="Garamond"/>
              </w:rPr>
              <w:t>Up to 2 children</w:t>
            </w:r>
          </w:p>
        </w:tc>
      </w:tr>
      <w:tr w:rsidR="00D86CC3" w:rsidRPr="002D24EC" w14:paraId="0CA7EC78"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F80CF16" w14:textId="77777777" w:rsidR="00D86CC3" w:rsidRPr="002D24EC" w:rsidRDefault="0047756B">
            <w:pPr>
              <w:spacing w:before="50" w:after="50"/>
              <w:rPr>
                <w:rFonts w:ascii="Garamond" w:hAnsi="Garamond"/>
              </w:rPr>
            </w:pPr>
            <w:r w:rsidRPr="002D24EC">
              <w:rPr>
                <w:rFonts w:ascii="Garamond" w:hAnsi="Garamond"/>
              </w:rPr>
              <w:t>Medical Insurance</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B956C77" w14:textId="77777777" w:rsidR="00D86CC3" w:rsidRPr="002D24EC" w:rsidRDefault="0047756B">
            <w:pPr>
              <w:spacing w:before="50" w:after="50"/>
              <w:rPr>
                <w:rFonts w:ascii="Garamond" w:hAnsi="Garamond"/>
              </w:rPr>
            </w:pPr>
            <w:r w:rsidRPr="002D24EC">
              <w:rPr>
                <w:rFonts w:ascii="Garamond" w:hAnsi="Garamond"/>
              </w:rPr>
              <w:t>Rs. 7,00,000/- coverage</w:t>
            </w:r>
          </w:p>
        </w:tc>
        <w:tc>
          <w:tcPr>
            <w:tcW w:w="3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E6ED32B" w14:textId="77777777" w:rsidR="00D86CC3" w:rsidRPr="002D24EC" w:rsidRDefault="0047756B">
            <w:pPr>
              <w:spacing w:before="50" w:after="50"/>
              <w:rPr>
                <w:rFonts w:ascii="Garamond" w:hAnsi="Garamond"/>
              </w:rPr>
            </w:pPr>
            <w:r w:rsidRPr="002D24EC">
              <w:rPr>
                <w:rFonts w:ascii="Garamond" w:hAnsi="Garamond"/>
              </w:rPr>
              <w:t>After 24 months of service</w:t>
            </w:r>
          </w:p>
        </w:tc>
      </w:tr>
      <w:tr w:rsidR="00D86CC3" w:rsidRPr="002D24EC" w14:paraId="0F7B6D85"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12774E3" w14:textId="77777777" w:rsidR="00D86CC3" w:rsidRPr="002D24EC" w:rsidRDefault="0047756B">
            <w:pPr>
              <w:spacing w:before="50" w:after="50"/>
              <w:rPr>
                <w:rFonts w:ascii="Garamond" w:hAnsi="Garamond"/>
              </w:rPr>
            </w:pPr>
            <w:r w:rsidRPr="002D24EC">
              <w:rPr>
                <w:rFonts w:ascii="Garamond" w:hAnsi="Garamond"/>
              </w:rPr>
              <w:t>Gratuity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BBF246" w14:textId="77777777" w:rsidR="00D86CC3" w:rsidRPr="002D24EC" w:rsidRDefault="0047756B">
            <w:pPr>
              <w:spacing w:before="50" w:after="50"/>
              <w:rPr>
                <w:rFonts w:ascii="Garamond" w:hAnsi="Garamond"/>
              </w:rPr>
            </w:pPr>
            <w:r w:rsidRPr="002D24EC">
              <w:rPr>
                <w:rFonts w:ascii="Garamond" w:hAnsi="Garamond"/>
              </w:rPr>
              <w:t xml:space="preserve">As per </w:t>
            </w:r>
            <w:r w:rsidR="004E32E8" w:rsidRPr="002D24EC">
              <w:rPr>
                <w:rFonts w:ascii="Garamond" w:hAnsi="Garamond"/>
              </w:rPr>
              <w:t>compliance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4A17B0" w14:textId="77777777" w:rsidR="00D86CC3" w:rsidRPr="002D24EC" w:rsidRDefault="0047756B">
            <w:pPr>
              <w:spacing w:before="50" w:after="50"/>
              <w:rPr>
                <w:rFonts w:ascii="Garamond" w:hAnsi="Garamond"/>
              </w:rPr>
            </w:pPr>
            <w:r w:rsidRPr="002D24EC">
              <w:rPr>
                <w:rFonts w:ascii="Garamond" w:hAnsi="Garamond"/>
              </w:rPr>
              <w:t xml:space="preserve">After </w:t>
            </w:r>
            <w:r w:rsidR="004E32E8" w:rsidRPr="002D24EC">
              <w:rPr>
                <w:rFonts w:ascii="Garamond" w:hAnsi="Garamond"/>
              </w:rPr>
              <w:t>1</w:t>
            </w:r>
            <w:r w:rsidRPr="002D24EC">
              <w:rPr>
                <w:rFonts w:ascii="Garamond" w:hAnsi="Garamond"/>
              </w:rPr>
              <w:t xml:space="preserve"> years of service</w:t>
            </w:r>
          </w:p>
        </w:tc>
      </w:tr>
      <w:tr w:rsidR="00350864" w:rsidRPr="002D24EC" w14:paraId="04C02F10"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2542BD" w14:textId="77777777" w:rsidR="00350864" w:rsidRPr="002D24EC" w:rsidRDefault="00350864">
            <w:pPr>
              <w:spacing w:before="50" w:after="50"/>
              <w:rPr>
                <w:rFonts w:ascii="Garamond" w:hAnsi="Garamond"/>
              </w:rPr>
            </w:pPr>
            <w:r w:rsidRPr="002D24EC">
              <w:rPr>
                <w:rFonts w:ascii="Garamond" w:hAnsi="Garamond"/>
              </w:rPr>
              <w:t xml:space="preserve">Loyalty Certificate </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7E01B5" w14:textId="77777777" w:rsidR="00350864" w:rsidRPr="002D24EC" w:rsidRDefault="00350864">
            <w:pPr>
              <w:spacing w:before="50" w:after="50"/>
              <w:rPr>
                <w:rFonts w:ascii="Garamond" w:hAnsi="Garamond"/>
              </w:rPr>
            </w:pPr>
            <w:r w:rsidRPr="002D24EC">
              <w:rPr>
                <w:rFonts w:ascii="Garamond" w:hAnsi="Garamond"/>
              </w:rPr>
              <w:t>As per management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146DAC" w14:textId="77777777" w:rsidR="00350864" w:rsidRPr="002D24EC" w:rsidRDefault="00350864">
            <w:pPr>
              <w:spacing w:before="50" w:after="50"/>
              <w:rPr>
                <w:rFonts w:ascii="Garamond" w:hAnsi="Garamond"/>
              </w:rPr>
            </w:pPr>
            <w:r w:rsidRPr="002D24EC">
              <w:rPr>
                <w:rFonts w:ascii="Garamond" w:hAnsi="Garamond"/>
              </w:rPr>
              <w:t>SIP Investment done by the organization on behalf of you for long term growth</w:t>
            </w:r>
          </w:p>
        </w:tc>
      </w:tr>
    </w:tbl>
    <w:p w14:paraId="5BDA288A" w14:textId="77777777" w:rsidR="00D86CC3" w:rsidRPr="002D24EC" w:rsidRDefault="00D86CC3">
      <w:pPr>
        <w:spacing w:before="80"/>
        <w:rPr>
          <w:rFonts w:ascii="Garamond" w:hAnsi="Garamond"/>
        </w:rPr>
      </w:pPr>
    </w:p>
    <w:p w14:paraId="5B522B05"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Star Performer of the Month</w:t>
      </w:r>
    </w:p>
    <w:p w14:paraId="7A494670" w14:textId="77777777" w:rsidR="00D86CC3" w:rsidRPr="002D24EC" w:rsidRDefault="0047756B" w:rsidP="00712C7A">
      <w:pPr>
        <w:spacing w:before="60" w:after="60"/>
        <w:rPr>
          <w:rFonts w:ascii="Garamond" w:hAnsi="Garamond"/>
        </w:rPr>
      </w:pPr>
      <w:r w:rsidRPr="002D24EC">
        <w:rPr>
          <w:rFonts w:ascii="Garamond" w:hAnsi="Garamond"/>
        </w:rPr>
        <w:t xml:space="preserve">A monthly recognition for employees who go above and beyond. HR circulates a nomination form to all TLs. </w:t>
      </w:r>
      <w:r w:rsidR="00967BCB" w:rsidRPr="002D24EC">
        <w:rPr>
          <w:rFonts w:ascii="Garamond" w:hAnsi="Garamond"/>
        </w:rPr>
        <w:t xml:space="preserve">      </w:t>
      </w:r>
      <w:r w:rsidRPr="002D24EC">
        <w:rPr>
          <w:rFonts w:ascii="Garamond" w:hAnsi="Garamond"/>
        </w:rPr>
        <w:t>The final decision is made by Partners. The winner receives a Certificate</w:t>
      </w:r>
      <w:r w:rsidR="00D82CED" w:rsidRPr="002D24EC">
        <w:rPr>
          <w:rFonts w:ascii="Garamond" w:hAnsi="Garamond"/>
        </w:rPr>
        <w:t xml:space="preserve"> and</w:t>
      </w:r>
      <w:r w:rsidRPr="002D24EC">
        <w:rPr>
          <w:rFonts w:ascii="Garamond" w:hAnsi="Garamond"/>
        </w:rPr>
        <w:t xml:space="preserve"> Trophy</w:t>
      </w:r>
      <w:r w:rsidRPr="002D24EC">
        <w:rPr>
          <w:rFonts w:ascii="Garamond" w:hAnsi="Garamond"/>
        </w:rPr>
        <w:br w:type="page"/>
      </w:r>
    </w:p>
    <w:p w14:paraId="68203EE8"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3" w:name="_Toc226009722"/>
      <w:r w:rsidRPr="002D24EC">
        <w:rPr>
          <w:rFonts w:ascii="Garamond" w:hAnsi="Garamond"/>
          <w:b/>
          <w:bCs/>
          <w:color w:val="FFFFFF"/>
          <w:sz w:val="20"/>
          <w:szCs w:val="20"/>
        </w:rPr>
        <w:lastRenderedPageBreak/>
        <w:t>11. LEARNING &amp; DEVELOPMENT</w:t>
      </w:r>
      <w:bookmarkEnd w:id="13"/>
    </w:p>
    <w:p w14:paraId="381A2CAA" w14:textId="77777777" w:rsidR="00D86CC3" w:rsidRPr="002D24EC" w:rsidRDefault="0047756B">
      <w:pPr>
        <w:spacing w:before="60" w:after="60"/>
        <w:rPr>
          <w:rFonts w:ascii="Garamond" w:hAnsi="Garamond"/>
        </w:rPr>
      </w:pPr>
      <w:r w:rsidRPr="002D24EC">
        <w:rPr>
          <w:rFonts w:ascii="Garamond" w:hAnsi="Garamond"/>
        </w:rPr>
        <w:t>JHS invests deeply in the growth of its people. Training is continuous and never-ending.</w:t>
      </w:r>
    </w:p>
    <w:p w14:paraId="5F303C30" w14:textId="77777777" w:rsidR="00D86CC3" w:rsidRPr="002D24EC" w:rsidRDefault="00D86CC3">
      <w:pPr>
        <w:spacing w:before="60"/>
        <w:rPr>
          <w:rFonts w:ascii="Garamond" w:hAnsi="Garamond"/>
        </w:rPr>
      </w:pPr>
    </w:p>
    <w:p w14:paraId="5881F3C0"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L&amp;D Activities at JHS</w:t>
      </w:r>
    </w:p>
    <w:p w14:paraId="0C70DF5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Regulatory Radar — Monthly training sessions by </w:t>
      </w:r>
      <w:r w:rsidR="00967BCB" w:rsidRPr="002D24EC">
        <w:rPr>
          <w:rFonts w:ascii="Garamond" w:hAnsi="Garamond"/>
        </w:rPr>
        <w:t>Knowledge Desk</w:t>
      </w:r>
    </w:p>
    <w:p w14:paraId="61342D12" w14:textId="77777777" w:rsidR="00D86CC3" w:rsidRPr="002D24EC" w:rsidRDefault="0047756B">
      <w:pPr>
        <w:pStyle w:val="ListParagraph"/>
        <w:numPr>
          <w:ilvl w:val="0"/>
          <w:numId w:val="1"/>
        </w:numPr>
        <w:spacing w:before="40" w:after="40"/>
        <w:rPr>
          <w:rFonts w:ascii="Garamond" w:hAnsi="Garamond"/>
        </w:rPr>
      </w:pPr>
      <w:proofErr w:type="spellStart"/>
      <w:r w:rsidRPr="002D24EC">
        <w:rPr>
          <w:rFonts w:ascii="Garamond" w:hAnsi="Garamond"/>
        </w:rPr>
        <w:t>Excellencia</w:t>
      </w:r>
      <w:proofErr w:type="spellEnd"/>
      <w:r w:rsidRPr="002D24EC">
        <w:rPr>
          <w:rFonts w:ascii="Garamond" w:hAnsi="Garamond"/>
        </w:rPr>
        <w:t xml:space="preserve"> — External speaker sessions open to JHS family and clients</w:t>
      </w:r>
    </w:p>
    <w:p w14:paraId="29B1F50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Captain's Knock — Monthly virtual sessions by Partners and Directors on topics like leadership, time management, soft skills, and career development</w:t>
      </w:r>
    </w:p>
    <w:p w14:paraId="2B1250E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Town Hall — Annual firm-wide meet to discuss growth plans and employee feedback</w:t>
      </w:r>
    </w:p>
    <w:p w14:paraId="78B5B62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Face of the Day — Pan-India initiative to celebrate team members' journeys and contributions</w:t>
      </w:r>
    </w:p>
    <w:p w14:paraId="6E1AF8DF" w14:textId="77777777" w:rsidR="00135524" w:rsidRPr="002D24EC" w:rsidRDefault="00135524">
      <w:pPr>
        <w:pStyle w:val="ListParagraph"/>
        <w:numPr>
          <w:ilvl w:val="0"/>
          <w:numId w:val="1"/>
        </w:numPr>
        <w:spacing w:before="40" w:after="40"/>
        <w:rPr>
          <w:rFonts w:ascii="Garamond" w:hAnsi="Garamond"/>
        </w:rPr>
      </w:pPr>
      <w:r w:rsidRPr="002D24EC">
        <w:rPr>
          <w:rFonts w:ascii="Garamond" w:hAnsi="Garamond"/>
        </w:rPr>
        <w:t>Off-site training – Employees would be selected to be taken on off-site training on specific topics as decided by the management</w:t>
      </w:r>
    </w:p>
    <w:p w14:paraId="1BCA6E16"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Hall of Fame — Monthly platform to present outstanding audit findings and recognize commendable work</w:t>
      </w:r>
    </w:p>
    <w:p w14:paraId="3FEE0B3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Technical Library — Reference books, circulars, and digests maintained </w:t>
      </w:r>
      <w:r w:rsidR="004E32E8" w:rsidRPr="002D24EC">
        <w:rPr>
          <w:rFonts w:ascii="Garamond" w:hAnsi="Garamond"/>
        </w:rPr>
        <w:t>virtually</w:t>
      </w:r>
    </w:p>
    <w:p w14:paraId="2A3068C3" w14:textId="77777777" w:rsidR="00D86CC3" w:rsidRPr="002D24EC" w:rsidRDefault="0047756B">
      <w:pPr>
        <w:rPr>
          <w:rFonts w:ascii="Garamond" w:hAnsi="Garamond"/>
        </w:rPr>
      </w:pPr>
      <w:r w:rsidRPr="002D24EC">
        <w:rPr>
          <w:rFonts w:ascii="Garamond" w:hAnsi="Garamond"/>
        </w:rPr>
        <w:br w:type="page"/>
      </w:r>
    </w:p>
    <w:p w14:paraId="1E2FD463"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4" w:name="_Toc226009723"/>
      <w:r w:rsidRPr="002D24EC">
        <w:rPr>
          <w:rFonts w:ascii="Garamond" w:hAnsi="Garamond"/>
          <w:b/>
          <w:bCs/>
          <w:color w:val="FFFFFF"/>
          <w:sz w:val="20"/>
          <w:szCs w:val="20"/>
        </w:rPr>
        <w:lastRenderedPageBreak/>
        <w:t>12. PREVENTION OF SEXUAL HARASSMENT (POSH)</w:t>
      </w:r>
      <w:bookmarkEnd w:id="14"/>
    </w:p>
    <w:p w14:paraId="2BF3A1BF" w14:textId="77777777" w:rsidR="00D86CC3" w:rsidRPr="002D24EC" w:rsidRDefault="0047756B">
      <w:pPr>
        <w:spacing w:before="60" w:after="60"/>
        <w:rPr>
          <w:rFonts w:ascii="Garamond" w:hAnsi="Garamond"/>
        </w:rPr>
      </w:pPr>
      <w:r w:rsidRPr="002D24EC">
        <w:rPr>
          <w:rFonts w:ascii="Garamond" w:hAnsi="Garamond"/>
        </w:rPr>
        <w:t>JHS is committed to providing a safe, respectful, and inclusive workplace free from sexual harassment.</w:t>
      </w:r>
    </w:p>
    <w:p w14:paraId="3C90F6AD" w14:textId="77777777" w:rsidR="00F5107D" w:rsidRPr="002D24EC" w:rsidRDefault="00F5107D">
      <w:pPr>
        <w:spacing w:before="60" w:after="60"/>
        <w:rPr>
          <w:rFonts w:ascii="Garamond" w:hAnsi="Garamond"/>
        </w:rPr>
      </w:pPr>
      <w:r w:rsidRPr="002D24EC">
        <w:rPr>
          <w:rFonts w:ascii="Garamond" w:hAnsi="Garamond"/>
        </w:rPr>
        <w:t>Sexual harassment shall be defined in line with applicable law and includes any unwelcome physical, verbal, or non-verbal conduct of a sexual nature.</w:t>
      </w:r>
      <w:r w:rsidRPr="002D24EC">
        <w:rPr>
          <w:rFonts w:ascii="Garamond" w:hAnsi="Garamond"/>
        </w:rPr>
        <w:br/>
        <w:t>The workplace includes office premises, client locations, virtual work environments, and any work-related interactions.</w:t>
      </w:r>
      <w:r w:rsidRPr="002D24EC">
        <w:rPr>
          <w:rFonts w:ascii="Garamond" w:hAnsi="Garamond"/>
        </w:rPr>
        <w:br/>
        <w:t>Interim relief measures may be provided during the pendency of inquiry as per applicable law.</w:t>
      </w:r>
    </w:p>
    <w:p w14:paraId="20541FF8" w14:textId="77777777" w:rsidR="00D86CC3" w:rsidRPr="002D24EC" w:rsidRDefault="00D86CC3">
      <w:pPr>
        <w:spacing w:before="60"/>
        <w:rPr>
          <w:rFonts w:ascii="Garamond" w:hAnsi="Garamond"/>
        </w:rPr>
      </w:pPr>
    </w:p>
    <w:p w14:paraId="565B2DC1"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Internal Committee (IC)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D86CC3" w:rsidRPr="002D24EC" w14:paraId="64A8CBD6" w14:textId="77777777">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02F73BF4" w14:textId="77777777" w:rsidR="00D86CC3" w:rsidRPr="002D24EC" w:rsidRDefault="0047756B">
            <w:pPr>
              <w:spacing w:before="60" w:after="60"/>
              <w:rPr>
                <w:rFonts w:ascii="Garamond" w:hAnsi="Garamond"/>
              </w:rPr>
            </w:pPr>
            <w:r w:rsidRPr="002D24EC">
              <w:rPr>
                <w:rFonts w:ascii="Garamond" w:hAnsi="Garamond"/>
                <w:b/>
                <w:bCs/>
                <w:color w:val="FFFFFF"/>
              </w:rPr>
              <w:t>Role</w:t>
            </w:r>
          </w:p>
        </w:tc>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61C3B643" w14:textId="77777777" w:rsidR="00D86CC3" w:rsidRPr="002D24EC" w:rsidRDefault="0047756B">
            <w:pPr>
              <w:spacing w:before="60" w:after="60"/>
              <w:rPr>
                <w:rFonts w:ascii="Garamond" w:hAnsi="Garamond"/>
              </w:rPr>
            </w:pPr>
            <w:r w:rsidRPr="002D24EC">
              <w:rPr>
                <w:rFonts w:ascii="Garamond" w:hAnsi="Garamond"/>
                <w:b/>
                <w:bCs/>
                <w:color w:val="FFFFFF"/>
              </w:rPr>
              <w:t>Name</w:t>
            </w:r>
          </w:p>
        </w:tc>
        <w:tc>
          <w:tcPr>
            <w:tcW w:w="356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2C341224" w14:textId="77777777" w:rsidR="00D86CC3" w:rsidRPr="002D24EC" w:rsidRDefault="0047756B">
            <w:pPr>
              <w:spacing w:before="60" w:after="60"/>
              <w:rPr>
                <w:rFonts w:ascii="Garamond" w:hAnsi="Garamond"/>
              </w:rPr>
            </w:pPr>
            <w:r w:rsidRPr="002D24EC">
              <w:rPr>
                <w:rFonts w:ascii="Garamond" w:hAnsi="Garamond"/>
                <w:b/>
                <w:bCs/>
                <w:color w:val="FFFFFF"/>
              </w:rPr>
              <w:t>Designation</w:t>
            </w:r>
          </w:p>
        </w:tc>
      </w:tr>
      <w:tr w:rsidR="00D86CC3" w:rsidRPr="002D24EC" w14:paraId="5457B2F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A0CC00" w14:textId="77777777" w:rsidR="00D86CC3" w:rsidRPr="002D24EC" w:rsidRDefault="0047756B">
            <w:pPr>
              <w:spacing w:before="50" w:after="50"/>
              <w:rPr>
                <w:rFonts w:ascii="Garamond" w:hAnsi="Garamond"/>
              </w:rPr>
            </w:pPr>
            <w:r w:rsidRPr="002D24EC">
              <w:rPr>
                <w:rFonts w:ascii="Garamond" w:hAnsi="Garamond"/>
              </w:rPr>
              <w:t>Redressal Advisor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5BEEE1F" w14:textId="77777777" w:rsidR="00D86CC3" w:rsidRPr="002D24EC" w:rsidRDefault="0047756B">
            <w:pPr>
              <w:spacing w:before="50" w:after="50"/>
              <w:rPr>
                <w:rFonts w:ascii="Garamond" w:hAnsi="Garamond"/>
              </w:rPr>
            </w:pPr>
            <w:r w:rsidRPr="002D24EC">
              <w:rPr>
                <w:rFonts w:ascii="Garamond" w:hAnsi="Garamond"/>
              </w:rPr>
              <w:t>Ms. Nitika Kochhar</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C1F819" w14:textId="77777777" w:rsidR="00D86CC3" w:rsidRPr="002D24EC" w:rsidRDefault="0047756B">
            <w:pPr>
              <w:spacing w:before="50" w:after="50"/>
              <w:rPr>
                <w:rFonts w:ascii="Garamond" w:hAnsi="Garamond"/>
              </w:rPr>
            </w:pPr>
            <w:r w:rsidRPr="002D24EC">
              <w:rPr>
                <w:rFonts w:ascii="Garamond" w:hAnsi="Garamond"/>
              </w:rPr>
              <w:t>External Member</w:t>
            </w:r>
          </w:p>
        </w:tc>
      </w:tr>
      <w:tr w:rsidR="00D86CC3" w:rsidRPr="002D24EC" w14:paraId="2A916A56"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378BBEA" w14:textId="77777777" w:rsidR="00D86CC3" w:rsidRPr="002D24EC" w:rsidRDefault="0047756B">
            <w:pPr>
              <w:spacing w:before="50" w:after="50"/>
              <w:rPr>
                <w:rFonts w:ascii="Garamond" w:hAnsi="Garamond"/>
              </w:rPr>
            </w:pPr>
            <w:r w:rsidRPr="002D24EC">
              <w:rPr>
                <w:rFonts w:ascii="Garamond" w:hAnsi="Garamond"/>
              </w:rPr>
              <w:t>Presiding Officer</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9CDDD39" w14:textId="77777777" w:rsidR="00D86CC3" w:rsidRPr="002D24EC" w:rsidRDefault="0047756B">
            <w:pPr>
              <w:spacing w:before="50" w:after="50"/>
              <w:rPr>
                <w:rFonts w:ascii="Garamond" w:hAnsi="Garamond"/>
              </w:rPr>
            </w:pPr>
            <w:r w:rsidRPr="002D24EC">
              <w:rPr>
                <w:rFonts w:ascii="Garamond" w:hAnsi="Garamond"/>
              </w:rPr>
              <w:t>Ms. Tasnim Tankiwala</w:t>
            </w:r>
          </w:p>
        </w:tc>
        <w:tc>
          <w:tcPr>
            <w:tcW w:w="3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9AC85AF" w14:textId="77777777" w:rsidR="00D86CC3" w:rsidRPr="002D24EC" w:rsidRDefault="0047756B">
            <w:pPr>
              <w:spacing w:before="50" w:after="50"/>
              <w:rPr>
                <w:rFonts w:ascii="Garamond" w:hAnsi="Garamond"/>
              </w:rPr>
            </w:pPr>
            <w:r w:rsidRPr="002D24EC">
              <w:rPr>
                <w:rFonts w:ascii="Garamond" w:hAnsi="Garamond"/>
              </w:rPr>
              <w:t>Partner</w:t>
            </w:r>
          </w:p>
        </w:tc>
      </w:tr>
      <w:tr w:rsidR="00D86CC3" w:rsidRPr="002D24EC" w14:paraId="1E506564"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A91DF7" w14:textId="77777777" w:rsidR="00D86CC3" w:rsidRPr="002D24EC" w:rsidRDefault="0047756B">
            <w:pPr>
              <w:spacing w:before="50" w:after="50"/>
              <w:rPr>
                <w:rFonts w:ascii="Garamond" w:hAnsi="Garamond"/>
              </w:rPr>
            </w:pPr>
            <w:r w:rsidRPr="002D24EC">
              <w:rPr>
                <w:rFonts w:ascii="Garamond" w:hAnsi="Garamond"/>
              </w:rPr>
              <w:t>Member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EF5377" w14:textId="77777777" w:rsidR="00D86CC3" w:rsidRPr="002D24EC" w:rsidRDefault="0047756B">
            <w:pPr>
              <w:spacing w:before="50" w:after="50"/>
              <w:rPr>
                <w:rFonts w:ascii="Garamond" w:hAnsi="Garamond"/>
              </w:rPr>
            </w:pPr>
            <w:r w:rsidRPr="002D24EC">
              <w:rPr>
                <w:rFonts w:ascii="Garamond" w:hAnsi="Garamond"/>
              </w:rPr>
              <w:t>Mr. Sameer Sayyed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61C1B1" w14:textId="77777777" w:rsidR="00D86CC3" w:rsidRPr="002D24EC" w:rsidRDefault="0047756B">
            <w:pPr>
              <w:spacing w:before="50" w:after="50"/>
              <w:rPr>
                <w:rFonts w:ascii="Garamond" w:hAnsi="Garamond"/>
              </w:rPr>
            </w:pPr>
            <w:r w:rsidRPr="002D24EC">
              <w:rPr>
                <w:rFonts w:ascii="Garamond" w:hAnsi="Garamond"/>
              </w:rPr>
              <w:t>Sr. Manager</w:t>
            </w:r>
          </w:p>
        </w:tc>
      </w:tr>
      <w:tr w:rsidR="00D86CC3" w:rsidRPr="002D24EC" w14:paraId="42F1C355"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D4E68C0" w14:textId="77777777" w:rsidR="00D86CC3" w:rsidRPr="002D24EC" w:rsidRDefault="0047756B">
            <w:pPr>
              <w:spacing w:before="50" w:after="50"/>
              <w:rPr>
                <w:rFonts w:ascii="Garamond" w:hAnsi="Garamond"/>
              </w:rPr>
            </w:pPr>
            <w:r w:rsidRPr="002D24EC">
              <w:rPr>
                <w:rFonts w:ascii="Garamond" w:hAnsi="Garamond"/>
              </w:rPr>
              <w:t>Member</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4154E4E" w14:textId="77777777" w:rsidR="00D86CC3" w:rsidRPr="002D24EC" w:rsidRDefault="0047756B">
            <w:pPr>
              <w:spacing w:before="50" w:after="50"/>
              <w:rPr>
                <w:rFonts w:ascii="Garamond" w:hAnsi="Garamond"/>
              </w:rPr>
            </w:pPr>
            <w:r w:rsidRPr="002D24EC">
              <w:rPr>
                <w:rFonts w:ascii="Garamond" w:hAnsi="Garamond"/>
              </w:rPr>
              <w:t>Ms. Jessica Poddar</w:t>
            </w:r>
          </w:p>
        </w:tc>
        <w:tc>
          <w:tcPr>
            <w:tcW w:w="3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069B92E" w14:textId="77777777" w:rsidR="00D86CC3" w:rsidRPr="002D24EC" w:rsidRDefault="0047756B">
            <w:pPr>
              <w:spacing w:before="50" w:after="50"/>
              <w:rPr>
                <w:rFonts w:ascii="Garamond" w:hAnsi="Garamond"/>
              </w:rPr>
            </w:pPr>
            <w:r w:rsidRPr="002D24EC">
              <w:rPr>
                <w:rFonts w:ascii="Garamond" w:hAnsi="Garamond"/>
              </w:rPr>
              <w:t>CHRO</w:t>
            </w:r>
          </w:p>
        </w:tc>
      </w:tr>
      <w:tr w:rsidR="00D86CC3" w:rsidRPr="002D24EC" w14:paraId="1ECFB6C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DF7D1D" w14:textId="77777777" w:rsidR="00D86CC3" w:rsidRPr="002D24EC" w:rsidRDefault="0047756B">
            <w:pPr>
              <w:spacing w:before="50" w:after="50"/>
              <w:rPr>
                <w:rFonts w:ascii="Garamond" w:hAnsi="Garamond"/>
              </w:rPr>
            </w:pPr>
            <w:r w:rsidRPr="002D24EC">
              <w:rPr>
                <w:rFonts w:ascii="Garamond" w:hAnsi="Garamond"/>
              </w:rPr>
              <w:t>Member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CFB2FA" w14:textId="77777777" w:rsidR="00D86CC3" w:rsidRPr="002D24EC" w:rsidRDefault="0047756B">
            <w:pPr>
              <w:spacing w:before="50" w:after="50"/>
              <w:rPr>
                <w:rFonts w:ascii="Garamond" w:hAnsi="Garamond"/>
              </w:rPr>
            </w:pPr>
            <w:r w:rsidRPr="002D24EC">
              <w:rPr>
                <w:rFonts w:ascii="Garamond" w:hAnsi="Garamond"/>
              </w:rPr>
              <w:t>Ms. Roussel Swaries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A11FACE" w14:textId="77777777" w:rsidR="00D86CC3" w:rsidRPr="002D24EC" w:rsidRDefault="0047756B">
            <w:pPr>
              <w:spacing w:before="50" w:after="50"/>
              <w:rPr>
                <w:rFonts w:ascii="Garamond" w:hAnsi="Garamond"/>
              </w:rPr>
            </w:pPr>
            <w:r w:rsidRPr="002D24EC">
              <w:rPr>
                <w:rFonts w:ascii="Garamond" w:hAnsi="Garamond"/>
              </w:rPr>
              <w:t>Sr. HR Executive</w:t>
            </w:r>
          </w:p>
        </w:tc>
      </w:tr>
    </w:tbl>
    <w:p w14:paraId="21A4F459" w14:textId="77777777" w:rsidR="00B36380" w:rsidRPr="002D24EC" w:rsidRDefault="00B36380">
      <w:pPr>
        <w:pBdr>
          <w:bottom w:val="single" w:sz="4" w:space="0" w:color="2E75B6"/>
        </w:pBdr>
        <w:spacing w:before="200" w:after="80"/>
        <w:rPr>
          <w:rFonts w:ascii="Garamond" w:hAnsi="Garamond"/>
        </w:rPr>
      </w:pPr>
      <w:r w:rsidRPr="002D24EC">
        <w:rPr>
          <w:rFonts w:ascii="Garamond" w:hAnsi="Garamond"/>
        </w:rPr>
        <w:t>IC members shall serve a defined tenure and the committee composition may be reviewed periodically to ensure balanced representation.</w:t>
      </w:r>
    </w:p>
    <w:p w14:paraId="503EC94E"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How to File a Complaint</w:t>
      </w:r>
    </w:p>
    <w:p w14:paraId="13BDA069"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Submit a written complaint (physical or email) on posh@jhsassociates.in to the IC within 3 months of the incident (extendable by IC as per law)</w:t>
      </w:r>
    </w:p>
    <w:p w14:paraId="6CBFA546"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Include details of the incident, date, time, and any witnesses</w:t>
      </w:r>
    </w:p>
    <w:p w14:paraId="0F345310" w14:textId="77777777" w:rsidR="00D86CC3" w:rsidRPr="002D24EC" w:rsidRDefault="00D86CC3">
      <w:pPr>
        <w:spacing w:before="60"/>
        <w:rPr>
          <w:rFonts w:ascii="Garamond" w:hAnsi="Garamond"/>
        </w:rPr>
      </w:pPr>
    </w:p>
    <w:p w14:paraId="65633E30"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Redressal Process</w:t>
      </w:r>
    </w:p>
    <w:p w14:paraId="2B55AC2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Complaint acknowledged within 7 working days</w:t>
      </w:r>
    </w:p>
    <w:p w14:paraId="10BB140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Formal inquiry completed within 90 days</w:t>
      </w:r>
    </w:p>
    <w:p w14:paraId="73FC875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Employer must act on IC recommendations within 60 days</w:t>
      </w:r>
    </w:p>
    <w:p w14:paraId="39E202C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Either party can appeal within 90 days of the recommendation</w:t>
      </w:r>
    </w:p>
    <w:p w14:paraId="2E91803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All proceedings are kept strictly confidential</w:t>
      </w:r>
    </w:p>
    <w:p w14:paraId="1EF04B05" w14:textId="77777777" w:rsidR="00D86CC3" w:rsidRPr="002D24EC" w:rsidRDefault="00D86CC3">
      <w:pPr>
        <w:spacing w:before="60"/>
        <w:rPr>
          <w:rFonts w:ascii="Garamond" w:hAnsi="Garamond"/>
        </w:rPr>
      </w:pPr>
    </w:p>
    <w:p w14:paraId="037AC986"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Key Protections</w:t>
      </w:r>
    </w:p>
    <w:p w14:paraId="1891D0D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No retaliation against complainants or witnesses — any reprisal leads to disciplinary action</w:t>
      </w:r>
    </w:p>
    <w:p w14:paraId="2D0522D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False or malicious complaints are also a serious offense</w:t>
      </w:r>
    </w:p>
    <w:p w14:paraId="39176DEC"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POSH awareness sessions conducted annually</w:t>
      </w:r>
    </w:p>
    <w:p w14:paraId="52E0D75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IC members receive specialized training</w:t>
      </w:r>
    </w:p>
    <w:p w14:paraId="16B11D70" w14:textId="77777777" w:rsidR="00D86CC3" w:rsidRPr="002D24EC" w:rsidRDefault="00D86CC3">
      <w:pPr>
        <w:spacing w:before="60"/>
        <w:rPr>
          <w:rFonts w:ascii="Garamond" w:hAnsi="Garamond"/>
        </w:rPr>
      </w:pPr>
    </w:p>
    <w:p w14:paraId="23C31174" w14:textId="77777777" w:rsidR="00D86CC3" w:rsidRPr="002D24EC" w:rsidRDefault="0047756B">
      <w:pPr>
        <w:shd w:val="clear" w:color="auto" w:fill="D6E4F0"/>
        <w:spacing w:before="80" w:after="80"/>
        <w:ind w:left="120" w:right="120"/>
        <w:rPr>
          <w:rFonts w:ascii="Garamond" w:hAnsi="Garamond"/>
        </w:rPr>
      </w:pPr>
      <w:r w:rsidRPr="002D24EC">
        <w:rPr>
          <w:rFonts w:ascii="Apple Color Emoji" w:hAnsi="Apple Color Emoji" w:cs="Apple Color Emoji"/>
          <w:i/>
          <w:iCs/>
          <w:color w:val="555555"/>
        </w:rPr>
        <w:t>📌</w:t>
      </w:r>
      <w:r w:rsidRPr="002D24EC">
        <w:rPr>
          <w:rFonts w:ascii="Garamond" w:hAnsi="Garamond"/>
          <w:i/>
          <w:iCs/>
          <w:color w:val="555555"/>
        </w:rPr>
        <w:t xml:space="preserve"> Ethics Helpline: 809 709 5057 | Email: </w:t>
      </w:r>
      <w:r w:rsidR="00AB574A" w:rsidRPr="002D24EC">
        <w:rPr>
          <w:rFonts w:ascii="Garamond" w:hAnsi="Garamond"/>
          <w:i/>
          <w:iCs/>
          <w:color w:val="555555"/>
        </w:rPr>
        <w:t>posh</w:t>
      </w:r>
      <w:r w:rsidRPr="002D24EC">
        <w:rPr>
          <w:rFonts w:ascii="Garamond" w:hAnsi="Garamond"/>
          <w:i/>
          <w:iCs/>
          <w:color w:val="555555"/>
        </w:rPr>
        <w:t>@jhsassociates.in</w:t>
      </w:r>
    </w:p>
    <w:p w14:paraId="0D8158B9" w14:textId="77777777" w:rsidR="00D86CC3" w:rsidRPr="002D24EC" w:rsidRDefault="0047756B">
      <w:pPr>
        <w:rPr>
          <w:rFonts w:ascii="Garamond" w:hAnsi="Garamond"/>
        </w:rPr>
      </w:pPr>
      <w:r w:rsidRPr="002D24EC">
        <w:rPr>
          <w:rFonts w:ascii="Garamond" w:hAnsi="Garamond"/>
        </w:rPr>
        <w:br w:type="page"/>
      </w:r>
    </w:p>
    <w:p w14:paraId="363572EC"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5" w:name="_Toc226009724"/>
      <w:r w:rsidRPr="002D24EC">
        <w:rPr>
          <w:rFonts w:ascii="Garamond" w:hAnsi="Garamond"/>
          <w:b/>
          <w:bCs/>
          <w:color w:val="FFFFFF"/>
          <w:sz w:val="20"/>
          <w:szCs w:val="20"/>
        </w:rPr>
        <w:lastRenderedPageBreak/>
        <w:t>13. DISCIPLINARY BANDS POLICY</w:t>
      </w:r>
      <w:bookmarkEnd w:id="15"/>
    </w:p>
    <w:p w14:paraId="3B8686AD" w14:textId="77777777" w:rsidR="00D86CC3" w:rsidRPr="002D24EC" w:rsidRDefault="0047756B">
      <w:pPr>
        <w:spacing w:before="60" w:after="60"/>
        <w:rPr>
          <w:rFonts w:ascii="Garamond" w:hAnsi="Garamond"/>
        </w:rPr>
      </w:pPr>
      <w:r w:rsidRPr="002D24EC">
        <w:rPr>
          <w:rFonts w:ascii="Garamond" w:hAnsi="Garamond"/>
        </w:rPr>
        <w:t>JHS follows a color-coded progressive disciplinary system to ensure fairness and consistency.</w:t>
      </w:r>
    </w:p>
    <w:p w14:paraId="32E96481" w14:textId="77777777" w:rsidR="00D86CC3" w:rsidRPr="002D24EC" w:rsidRDefault="00D86CC3">
      <w:pPr>
        <w:spacing w:before="60"/>
        <w:rPr>
          <w:rFonts w:ascii="Garamond" w:hAnsi="Garamon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86CC3" w:rsidRPr="002D24EC" w14:paraId="7529AAAE" w14:textId="77777777">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3EC1718B" w14:textId="77777777" w:rsidR="00D86CC3" w:rsidRPr="002D24EC" w:rsidRDefault="0047756B">
            <w:pPr>
              <w:spacing w:before="60" w:after="60"/>
              <w:rPr>
                <w:rFonts w:ascii="Garamond" w:hAnsi="Garamond"/>
              </w:rPr>
            </w:pPr>
            <w:r w:rsidRPr="002D24EC">
              <w:rPr>
                <w:rFonts w:ascii="Garamond" w:hAnsi="Garamond"/>
                <w:b/>
                <w:bCs/>
                <w:color w:val="FFFFFF"/>
              </w:rPr>
              <w:t>Band</w:t>
            </w:r>
          </w:p>
        </w:tc>
        <w:tc>
          <w:tcPr>
            <w:tcW w:w="36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1E2DC2AE" w14:textId="77777777" w:rsidR="00D86CC3" w:rsidRPr="002D24EC" w:rsidRDefault="0047756B">
            <w:pPr>
              <w:spacing w:before="60" w:after="60"/>
              <w:rPr>
                <w:rFonts w:ascii="Garamond" w:hAnsi="Garamond"/>
              </w:rPr>
            </w:pPr>
            <w:r w:rsidRPr="002D24EC">
              <w:rPr>
                <w:rFonts w:ascii="Garamond" w:hAnsi="Garamond"/>
                <w:b/>
                <w:bCs/>
                <w:color w:val="FFFFFF"/>
              </w:rPr>
              <w:t>Triggered By</w:t>
            </w:r>
          </w:p>
        </w:tc>
        <w:tc>
          <w:tcPr>
            <w:tcW w:w="356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5C92573D" w14:textId="77777777" w:rsidR="00D86CC3" w:rsidRPr="002D24EC" w:rsidRDefault="0047756B">
            <w:pPr>
              <w:spacing w:before="60" w:after="60"/>
              <w:rPr>
                <w:rFonts w:ascii="Garamond" w:hAnsi="Garamond"/>
              </w:rPr>
            </w:pPr>
            <w:r w:rsidRPr="002D24EC">
              <w:rPr>
                <w:rFonts w:ascii="Garamond" w:hAnsi="Garamond"/>
                <w:b/>
                <w:bCs/>
                <w:color w:val="FFFFFF"/>
              </w:rPr>
              <w:t>Consequence</w:t>
            </w:r>
          </w:p>
        </w:tc>
      </w:tr>
      <w:tr w:rsidR="00D86CC3" w:rsidRPr="002D24EC" w14:paraId="401FC2C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85C826" w14:textId="77777777" w:rsidR="00D86CC3" w:rsidRPr="002D24EC" w:rsidRDefault="0047756B">
            <w:pPr>
              <w:spacing w:before="50" w:after="50"/>
              <w:rPr>
                <w:rFonts w:ascii="Garamond" w:hAnsi="Garamond"/>
              </w:rPr>
            </w:pPr>
            <w:r w:rsidRPr="002D24EC">
              <w:rPr>
                <w:rFonts w:ascii="Apple Color Emoji" w:hAnsi="Apple Color Emoji" w:cs="Apple Color Emoji"/>
              </w:rPr>
              <w:t>🟠</w:t>
            </w:r>
            <w:r w:rsidRPr="002D24EC">
              <w:rPr>
                <w:rFonts w:ascii="Garamond" w:hAnsi="Garamond"/>
              </w:rPr>
              <w:t xml:space="preserve"> Orange Band (First Warning)</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5C4C12" w14:textId="77777777" w:rsidR="00D86CC3" w:rsidRPr="002D24EC" w:rsidRDefault="0047756B">
            <w:pPr>
              <w:spacing w:before="50" w:after="50"/>
              <w:rPr>
                <w:rFonts w:ascii="Garamond" w:hAnsi="Garamond"/>
              </w:rPr>
            </w:pPr>
            <w:r w:rsidRPr="002D24EC">
              <w:rPr>
                <w:rFonts w:ascii="Garamond" w:hAnsi="Garamond"/>
              </w:rPr>
              <w:t>First attendance anomaly; not carrying ID card</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DF2874" w14:textId="77777777" w:rsidR="00D86CC3" w:rsidRPr="002D24EC" w:rsidRDefault="0047756B">
            <w:pPr>
              <w:spacing w:before="50" w:after="50"/>
              <w:rPr>
                <w:rFonts w:ascii="Garamond" w:hAnsi="Garamond"/>
              </w:rPr>
            </w:pPr>
            <w:r w:rsidRPr="002D24EC">
              <w:rPr>
                <w:rFonts w:ascii="Garamond" w:hAnsi="Garamond"/>
              </w:rPr>
              <w:t>Verbal/written caution; guidance for correction</w:t>
            </w:r>
          </w:p>
        </w:tc>
      </w:tr>
      <w:tr w:rsidR="00D86CC3" w:rsidRPr="002D24EC" w14:paraId="5CEFD5B6" w14:textId="77777777">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8047ED" w14:textId="77777777" w:rsidR="00D86CC3" w:rsidRPr="002D24EC" w:rsidRDefault="0047756B">
            <w:pPr>
              <w:spacing w:before="50" w:after="50"/>
              <w:rPr>
                <w:rFonts w:ascii="Garamond" w:hAnsi="Garamond"/>
              </w:rPr>
            </w:pPr>
            <w:r w:rsidRPr="002D24EC">
              <w:rPr>
                <w:rFonts w:ascii="Apple Color Emoji" w:hAnsi="Apple Color Emoji" w:cs="Apple Color Emoji"/>
              </w:rPr>
              <w:t>🟡</w:t>
            </w:r>
            <w:r w:rsidRPr="002D24EC">
              <w:rPr>
                <w:rFonts w:ascii="Garamond" w:hAnsi="Garamond"/>
              </w:rPr>
              <w:t xml:space="preserve"> Yellow Band (Moderate Misconduct)</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D541DB2" w14:textId="77777777" w:rsidR="00D86CC3" w:rsidRPr="002D24EC" w:rsidRDefault="0047756B">
            <w:pPr>
              <w:spacing w:before="50" w:after="50"/>
              <w:rPr>
                <w:rFonts w:ascii="Garamond" w:hAnsi="Garamond"/>
              </w:rPr>
            </w:pPr>
            <w:r w:rsidRPr="002D24EC">
              <w:rPr>
                <w:rFonts w:ascii="Garamond" w:hAnsi="Garamond"/>
              </w:rPr>
              <w:t>Attendance manipulation; unauthorized leaves; repeated dress code violations</w:t>
            </w:r>
          </w:p>
        </w:tc>
        <w:tc>
          <w:tcPr>
            <w:tcW w:w="3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F042441" w14:textId="77777777" w:rsidR="00D86CC3" w:rsidRPr="002D24EC" w:rsidRDefault="0047756B">
            <w:pPr>
              <w:spacing w:before="50" w:after="50"/>
              <w:rPr>
                <w:rFonts w:ascii="Garamond" w:hAnsi="Garamond"/>
              </w:rPr>
            </w:pPr>
            <w:r w:rsidRPr="002D24EC">
              <w:rPr>
                <w:rFonts w:ascii="Garamond" w:hAnsi="Garamond"/>
              </w:rPr>
              <w:t>Formal written warning; performance monitoring</w:t>
            </w:r>
          </w:p>
        </w:tc>
      </w:tr>
      <w:tr w:rsidR="00D86CC3" w:rsidRPr="002D24EC" w14:paraId="1421C0B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E689F2" w14:textId="77777777" w:rsidR="00D86CC3" w:rsidRPr="002D24EC" w:rsidRDefault="0047756B">
            <w:pPr>
              <w:spacing w:before="50" w:after="50"/>
              <w:rPr>
                <w:rFonts w:ascii="Garamond" w:hAnsi="Garamond"/>
              </w:rPr>
            </w:pPr>
            <w:r w:rsidRPr="002D24EC">
              <w:rPr>
                <w:rFonts w:ascii="Apple Color Emoji" w:hAnsi="Apple Color Emoji" w:cs="Apple Color Emoji"/>
              </w:rPr>
              <w:t>🔴</w:t>
            </w:r>
            <w:r w:rsidRPr="002D24EC">
              <w:rPr>
                <w:rFonts w:ascii="Garamond" w:hAnsi="Garamond"/>
              </w:rPr>
              <w:t xml:space="preserve"> Red Band (Severe / Final Stage)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46F928" w14:textId="77777777" w:rsidR="00D86CC3" w:rsidRPr="002D24EC" w:rsidRDefault="0047756B">
            <w:pPr>
              <w:spacing w:before="50" w:after="50"/>
              <w:rPr>
                <w:rFonts w:ascii="Garamond" w:hAnsi="Garamond"/>
              </w:rPr>
            </w:pPr>
            <w:r w:rsidRPr="002D24EC">
              <w:rPr>
                <w:rFonts w:ascii="Garamond" w:hAnsi="Garamond"/>
              </w:rPr>
              <w:t>Confidential data misuse; serious misconduct; 2+ Yellow Band warnings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D1511E" w14:textId="77777777" w:rsidR="00D86CC3" w:rsidRPr="002D24EC" w:rsidRDefault="0047756B">
            <w:pPr>
              <w:spacing w:before="50" w:after="50"/>
              <w:rPr>
                <w:rFonts w:ascii="Garamond" w:hAnsi="Garamond"/>
              </w:rPr>
            </w:pPr>
            <w:r w:rsidRPr="002D24EC">
              <w:rPr>
                <w:rFonts w:ascii="Garamond" w:hAnsi="Garamond"/>
              </w:rPr>
              <w:t>Suspension or termination as per management decision</w:t>
            </w:r>
          </w:p>
        </w:tc>
      </w:tr>
    </w:tbl>
    <w:p w14:paraId="6DEB1DFF" w14:textId="77777777" w:rsidR="005A2C97" w:rsidRPr="002D24EC" w:rsidRDefault="005A2C97">
      <w:pPr>
        <w:spacing w:before="80"/>
        <w:rPr>
          <w:rFonts w:ascii="Garamond" w:hAnsi="Garamond"/>
        </w:rPr>
      </w:pPr>
    </w:p>
    <w:p w14:paraId="6FEAA097"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Anti-Harassment Policy</w:t>
      </w:r>
    </w:p>
    <w:p w14:paraId="171FC2B6" w14:textId="77777777" w:rsidR="00D86CC3" w:rsidRPr="002D24EC" w:rsidRDefault="0047756B">
      <w:pPr>
        <w:spacing w:before="60" w:after="60"/>
        <w:rPr>
          <w:rFonts w:ascii="Garamond" w:hAnsi="Garamond"/>
        </w:rPr>
      </w:pPr>
      <w:r w:rsidRPr="002D24EC">
        <w:rPr>
          <w:rFonts w:ascii="Garamond" w:hAnsi="Garamond"/>
        </w:rPr>
        <w:t>Harassment includes physical, verbal, or non-verbal conduct that causes offence, discomfort, or embarrassment. Any JHS staff aware of such conduct must immediately inform HR. Violations are subject to disciplinary action up to termination.</w:t>
      </w:r>
    </w:p>
    <w:p w14:paraId="387D6B5A" w14:textId="77777777" w:rsidR="00D86CC3" w:rsidRPr="002D24EC" w:rsidRDefault="00D86CC3">
      <w:pPr>
        <w:spacing w:before="60"/>
        <w:rPr>
          <w:rFonts w:ascii="Garamond" w:hAnsi="Garamond"/>
        </w:rPr>
      </w:pPr>
    </w:p>
    <w:p w14:paraId="3E8C2E1E" w14:textId="77777777" w:rsidR="00D86CC3" w:rsidRPr="002D24EC" w:rsidRDefault="00E22513">
      <w:pPr>
        <w:pBdr>
          <w:bottom w:val="single" w:sz="4" w:space="0" w:color="2E75B6"/>
        </w:pBdr>
        <w:spacing w:before="200" w:after="80"/>
        <w:rPr>
          <w:rFonts w:ascii="Garamond" w:hAnsi="Garamond"/>
        </w:rPr>
      </w:pPr>
      <w:r w:rsidRPr="002D24EC">
        <w:rPr>
          <w:rFonts w:ascii="Garamond" w:hAnsi="Garamond"/>
          <w:b/>
          <w:bCs/>
          <w:color w:val="1F3864"/>
        </w:rPr>
        <w:t>Employee Grievance</w:t>
      </w:r>
      <w:r w:rsidR="0047756B" w:rsidRPr="002D24EC">
        <w:rPr>
          <w:rFonts w:ascii="Garamond" w:hAnsi="Garamond"/>
          <w:b/>
          <w:bCs/>
          <w:color w:val="1F3864"/>
        </w:rPr>
        <w:t xml:space="preserve"> Policy</w:t>
      </w:r>
    </w:p>
    <w:p w14:paraId="22D2073F" w14:textId="77777777" w:rsidR="00E22513" w:rsidRPr="002D24EC" w:rsidRDefault="00E22513" w:rsidP="00E22513">
      <w:pPr>
        <w:spacing w:before="60" w:after="60"/>
        <w:rPr>
          <w:rFonts w:ascii="Garamond" w:hAnsi="Garamond"/>
        </w:rPr>
      </w:pPr>
      <w:r w:rsidRPr="002D24EC">
        <w:rPr>
          <w:rFonts w:ascii="Garamond" w:hAnsi="Garamond"/>
        </w:rPr>
        <w:t>JHS encourages all employees to raise workplace concerns in a timely and transparent manner. All grievances will be handled confidentially and without any retaliation.</w:t>
      </w:r>
    </w:p>
    <w:p w14:paraId="6E6CC743" w14:textId="77777777" w:rsidR="00F46744" w:rsidRPr="002D24EC" w:rsidRDefault="00F46744" w:rsidP="00E22513">
      <w:pPr>
        <w:spacing w:before="60" w:after="60"/>
        <w:rPr>
          <w:rFonts w:ascii="Garamond" w:hAnsi="Garamond"/>
          <w:b/>
          <w:bCs/>
        </w:rPr>
      </w:pPr>
    </w:p>
    <w:p w14:paraId="5E254B33" w14:textId="77777777" w:rsidR="00E22513" w:rsidRPr="002D24EC" w:rsidRDefault="00E22513" w:rsidP="00E22513">
      <w:pPr>
        <w:spacing w:before="60" w:after="60"/>
        <w:rPr>
          <w:rFonts w:ascii="Garamond" w:hAnsi="Garamond"/>
        </w:rPr>
      </w:pPr>
      <w:r w:rsidRPr="002D24EC">
        <w:rPr>
          <w:rFonts w:ascii="Garamond" w:hAnsi="Garamond"/>
          <w:b/>
          <w:bCs/>
        </w:rPr>
        <w:t>Reporting Channels:</w:t>
      </w:r>
    </w:p>
    <w:p w14:paraId="57C2D917" w14:textId="77777777" w:rsidR="00E22513" w:rsidRPr="002D24EC" w:rsidRDefault="00E22513" w:rsidP="00E22513">
      <w:pPr>
        <w:pStyle w:val="ListParagraph"/>
        <w:numPr>
          <w:ilvl w:val="0"/>
          <w:numId w:val="5"/>
        </w:numPr>
        <w:spacing w:before="60" w:after="60"/>
        <w:rPr>
          <w:rFonts w:ascii="Garamond" w:hAnsi="Garamond"/>
        </w:rPr>
      </w:pPr>
      <w:r w:rsidRPr="002D24EC">
        <w:rPr>
          <w:rFonts w:ascii="Garamond" w:hAnsi="Garamond"/>
        </w:rPr>
        <w:t>HR Helpdesk (primary mode – auto-ticket based)</w:t>
      </w:r>
    </w:p>
    <w:p w14:paraId="690F20F8" w14:textId="77777777" w:rsidR="00E22513" w:rsidRPr="002D24EC" w:rsidRDefault="00E22513" w:rsidP="00E22513">
      <w:pPr>
        <w:pStyle w:val="ListParagraph"/>
        <w:numPr>
          <w:ilvl w:val="0"/>
          <w:numId w:val="5"/>
        </w:numPr>
        <w:spacing w:before="60" w:after="60"/>
        <w:rPr>
          <w:rFonts w:ascii="Garamond" w:hAnsi="Garamond"/>
        </w:rPr>
      </w:pPr>
      <w:r w:rsidRPr="002D24EC">
        <w:rPr>
          <w:rFonts w:ascii="Garamond" w:hAnsi="Garamond"/>
        </w:rPr>
        <w:t xml:space="preserve">Email: </w:t>
      </w:r>
      <w:hyperlink r:id="rId9" w:history="1">
        <w:r w:rsidRPr="002D24EC">
          <w:rPr>
            <w:rFonts w:ascii="Garamond" w:hAnsi="Garamond"/>
          </w:rPr>
          <w:t>hr@jhsassociates.in</w:t>
        </w:r>
      </w:hyperlink>
    </w:p>
    <w:p w14:paraId="0470AD3A" w14:textId="77777777" w:rsidR="00E22513" w:rsidRPr="002D24EC" w:rsidRDefault="00E22513" w:rsidP="00E22513">
      <w:pPr>
        <w:pStyle w:val="ListParagraph"/>
        <w:numPr>
          <w:ilvl w:val="0"/>
          <w:numId w:val="5"/>
        </w:numPr>
        <w:spacing w:before="60" w:after="60"/>
        <w:rPr>
          <w:rFonts w:ascii="Garamond" w:hAnsi="Garamond"/>
        </w:rPr>
      </w:pPr>
      <w:r w:rsidRPr="002D24EC">
        <w:rPr>
          <w:rFonts w:ascii="Garamond" w:hAnsi="Garamond"/>
        </w:rPr>
        <w:t>Ethics Helpline: 809 709 5057</w:t>
      </w:r>
    </w:p>
    <w:p w14:paraId="71B24975" w14:textId="77777777" w:rsidR="00F46744" w:rsidRPr="002D24EC" w:rsidRDefault="00E22513" w:rsidP="00E22513">
      <w:pPr>
        <w:pStyle w:val="ListParagraph"/>
        <w:numPr>
          <w:ilvl w:val="0"/>
          <w:numId w:val="5"/>
        </w:numPr>
        <w:spacing w:before="60" w:after="60"/>
        <w:rPr>
          <w:rFonts w:ascii="Garamond" w:hAnsi="Garamond"/>
        </w:rPr>
      </w:pPr>
      <w:r w:rsidRPr="002D24EC">
        <w:rPr>
          <w:rFonts w:ascii="Garamond" w:hAnsi="Garamond"/>
        </w:rPr>
        <w:t>Written communication to HR / Management</w:t>
      </w:r>
    </w:p>
    <w:p w14:paraId="5FB900F8" w14:textId="77777777" w:rsidR="00F46744" w:rsidRPr="002D24EC" w:rsidRDefault="00F46744" w:rsidP="00F46744">
      <w:pPr>
        <w:pStyle w:val="ListParagraph"/>
        <w:spacing w:before="60" w:after="60"/>
        <w:ind w:left="720"/>
        <w:rPr>
          <w:rFonts w:ascii="Garamond" w:hAnsi="Garamond"/>
        </w:rPr>
      </w:pPr>
    </w:p>
    <w:p w14:paraId="5767007C" w14:textId="77777777" w:rsidR="00F46744" w:rsidRPr="002D24EC" w:rsidRDefault="00E22513" w:rsidP="00F46744">
      <w:pPr>
        <w:spacing w:before="60" w:after="60"/>
        <w:rPr>
          <w:rFonts w:ascii="Garamond" w:hAnsi="Garamond"/>
        </w:rPr>
      </w:pPr>
      <w:r w:rsidRPr="002D24EC">
        <w:rPr>
          <w:rFonts w:ascii="Garamond" w:hAnsi="Garamond"/>
          <w:b/>
          <w:bCs/>
        </w:rPr>
        <w:t>Resolution Process &amp; Timelines:</w:t>
      </w:r>
    </w:p>
    <w:p w14:paraId="258A7F72" w14:textId="77777777" w:rsidR="00F46744" w:rsidRPr="002D24EC" w:rsidRDefault="00E22513" w:rsidP="00F46744">
      <w:pPr>
        <w:pStyle w:val="ListParagraph"/>
        <w:numPr>
          <w:ilvl w:val="0"/>
          <w:numId w:val="5"/>
        </w:numPr>
        <w:spacing w:before="60" w:after="60"/>
        <w:rPr>
          <w:rFonts w:ascii="Garamond" w:hAnsi="Garamond"/>
        </w:rPr>
      </w:pPr>
      <w:r w:rsidRPr="002D24EC">
        <w:rPr>
          <w:rFonts w:ascii="Garamond" w:hAnsi="Garamond"/>
        </w:rPr>
        <w:t>Acknowledgement: Immediate (auto-generated via HR Helpdesk)</w:t>
      </w:r>
    </w:p>
    <w:p w14:paraId="4D480F8E" w14:textId="77777777" w:rsidR="00F46744" w:rsidRPr="002D24EC" w:rsidRDefault="00E22513" w:rsidP="00F46744">
      <w:pPr>
        <w:pStyle w:val="ListParagraph"/>
        <w:numPr>
          <w:ilvl w:val="0"/>
          <w:numId w:val="5"/>
        </w:numPr>
        <w:spacing w:before="60" w:after="60"/>
        <w:rPr>
          <w:rFonts w:ascii="Garamond" w:hAnsi="Garamond"/>
        </w:rPr>
      </w:pPr>
      <w:r w:rsidRPr="002D24EC">
        <w:rPr>
          <w:rFonts w:ascii="Garamond" w:hAnsi="Garamond"/>
        </w:rPr>
        <w:t>Review: Within 24 working hours</w:t>
      </w:r>
    </w:p>
    <w:p w14:paraId="60899DF0" w14:textId="77777777" w:rsidR="00F46744" w:rsidRPr="002D24EC" w:rsidRDefault="00E22513" w:rsidP="00F46744">
      <w:pPr>
        <w:pStyle w:val="ListParagraph"/>
        <w:numPr>
          <w:ilvl w:val="0"/>
          <w:numId w:val="5"/>
        </w:numPr>
        <w:spacing w:before="60" w:after="60"/>
        <w:rPr>
          <w:rFonts w:ascii="Garamond" w:hAnsi="Garamond"/>
        </w:rPr>
      </w:pPr>
      <w:r w:rsidRPr="002D24EC">
        <w:rPr>
          <w:rFonts w:ascii="Garamond" w:hAnsi="Garamond"/>
        </w:rPr>
        <w:t>Action Initiation: Within 3–5 working days (depending on complexity)</w:t>
      </w:r>
    </w:p>
    <w:p w14:paraId="1A7CFAD9" w14:textId="77777777" w:rsidR="00E22513" w:rsidRPr="002D24EC" w:rsidRDefault="00E22513" w:rsidP="00F46744">
      <w:pPr>
        <w:pStyle w:val="ListParagraph"/>
        <w:numPr>
          <w:ilvl w:val="0"/>
          <w:numId w:val="5"/>
        </w:numPr>
        <w:spacing w:before="60" w:after="60"/>
        <w:rPr>
          <w:rFonts w:ascii="Garamond" w:hAnsi="Garamond"/>
        </w:rPr>
      </w:pPr>
      <w:r w:rsidRPr="002D24EC">
        <w:rPr>
          <w:rFonts w:ascii="Garamond" w:hAnsi="Garamond"/>
        </w:rPr>
        <w:t>Final Resolution: Within a maximum of 7 working days</w:t>
      </w:r>
    </w:p>
    <w:p w14:paraId="47B01792" w14:textId="77777777" w:rsidR="00F46744" w:rsidRPr="002D24EC" w:rsidRDefault="00F46744" w:rsidP="00F46744">
      <w:pPr>
        <w:pStyle w:val="NormalWeb"/>
        <w:rPr>
          <w:rFonts w:ascii="Garamond" w:hAnsi="Garamond" w:cs="Arial"/>
          <w:sz w:val="20"/>
          <w:szCs w:val="20"/>
        </w:rPr>
      </w:pPr>
      <w:r w:rsidRPr="002D24EC">
        <w:rPr>
          <w:rStyle w:val="Strong"/>
          <w:rFonts w:ascii="Garamond" w:hAnsi="Garamond" w:cs="Arial"/>
          <w:sz w:val="20"/>
          <w:szCs w:val="20"/>
        </w:rPr>
        <w:t xml:space="preserve">Virtual Chai pe </w:t>
      </w:r>
      <w:proofErr w:type="spellStart"/>
      <w:r w:rsidRPr="002D24EC">
        <w:rPr>
          <w:rStyle w:val="Strong"/>
          <w:rFonts w:ascii="Garamond" w:hAnsi="Garamond" w:cs="Arial"/>
          <w:sz w:val="20"/>
          <w:szCs w:val="20"/>
        </w:rPr>
        <w:t>Charcha</w:t>
      </w:r>
      <w:proofErr w:type="spellEnd"/>
      <w:r w:rsidR="00E22513" w:rsidRPr="002D24EC">
        <w:rPr>
          <w:rStyle w:val="Strong"/>
          <w:rFonts w:ascii="Garamond" w:hAnsi="Garamond" w:cs="Arial"/>
          <w:sz w:val="20"/>
          <w:szCs w:val="20"/>
        </w:rPr>
        <w:t>:</w:t>
      </w:r>
      <w:r w:rsidR="00E22513" w:rsidRPr="002D24EC">
        <w:rPr>
          <w:rFonts w:ascii="Garamond" w:hAnsi="Garamond" w:cs="Arial"/>
          <w:sz w:val="20"/>
          <w:szCs w:val="20"/>
        </w:rPr>
        <w:br/>
      </w:r>
      <w:r w:rsidRPr="002D24EC">
        <w:rPr>
          <w:rFonts w:ascii="Garamond" w:hAnsi="Garamond" w:cs="Arial"/>
          <w:sz w:val="20"/>
          <w:szCs w:val="20"/>
        </w:rPr>
        <w:t>HR will conduct a monthly open forum / virtual connect where employees can openly share feedback, concerns, or suggestions directly with the CHRO in an informal and approachable setting.</w:t>
      </w:r>
    </w:p>
    <w:p w14:paraId="4985137B" w14:textId="77777777" w:rsidR="00E22513" w:rsidRPr="002D24EC" w:rsidRDefault="00F46744" w:rsidP="00F46744">
      <w:pPr>
        <w:pStyle w:val="NormalWeb"/>
        <w:rPr>
          <w:rFonts w:ascii="Garamond" w:hAnsi="Garamond" w:cs="Arial"/>
          <w:sz w:val="20"/>
          <w:szCs w:val="20"/>
        </w:rPr>
      </w:pPr>
      <w:r w:rsidRPr="002D24EC">
        <w:rPr>
          <w:rFonts w:ascii="Garamond" w:hAnsi="Garamond" w:cs="Arial"/>
          <w:sz w:val="20"/>
          <w:szCs w:val="20"/>
        </w:rPr>
        <w:t>This initiative is aimed at encouraging open communication, improving workplace experience, and enabling timely resolution of employee concerns.</w:t>
      </w:r>
    </w:p>
    <w:p w14:paraId="11492E8D" w14:textId="77777777" w:rsidR="00E22513" w:rsidRPr="002D24EC" w:rsidRDefault="00E22513" w:rsidP="00E22513">
      <w:pPr>
        <w:pBdr>
          <w:bottom w:val="single" w:sz="4" w:space="0" w:color="2E75B6"/>
        </w:pBdr>
        <w:spacing w:before="200" w:after="80"/>
        <w:rPr>
          <w:rFonts w:ascii="Garamond" w:hAnsi="Garamond"/>
        </w:rPr>
      </w:pPr>
      <w:r w:rsidRPr="002D24EC">
        <w:rPr>
          <w:rFonts w:ascii="Garamond" w:hAnsi="Garamond"/>
          <w:b/>
          <w:bCs/>
          <w:color w:val="1F3864"/>
        </w:rPr>
        <w:t>Whistle Blower Policy</w:t>
      </w:r>
    </w:p>
    <w:p w14:paraId="3F8B9B08" w14:textId="77777777" w:rsidR="00E22513" w:rsidRPr="002D24EC" w:rsidRDefault="00E22513" w:rsidP="00E22513">
      <w:pPr>
        <w:spacing w:before="60" w:after="60"/>
        <w:rPr>
          <w:rFonts w:ascii="Garamond" w:hAnsi="Garamond"/>
        </w:rPr>
      </w:pPr>
      <w:r w:rsidRPr="002D24EC">
        <w:rPr>
          <w:rFonts w:ascii="Garamond" w:hAnsi="Garamond"/>
        </w:rPr>
        <w:t>JHS encourages staff to report suspected misconduct without fear of punishment. Reports can be made via:</w:t>
      </w:r>
    </w:p>
    <w:p w14:paraId="69C76A81" w14:textId="77777777" w:rsidR="00E22513" w:rsidRPr="002D24EC" w:rsidRDefault="00E22513" w:rsidP="00E22513">
      <w:pPr>
        <w:pStyle w:val="ListParagraph"/>
        <w:numPr>
          <w:ilvl w:val="0"/>
          <w:numId w:val="1"/>
        </w:numPr>
        <w:spacing w:before="40" w:after="40"/>
        <w:rPr>
          <w:rFonts w:ascii="Garamond" w:hAnsi="Garamond"/>
        </w:rPr>
      </w:pPr>
      <w:r w:rsidRPr="002D24EC">
        <w:rPr>
          <w:rFonts w:ascii="Garamond" w:hAnsi="Garamond"/>
        </w:rPr>
        <w:t>Email: hr@jhsassociates.in</w:t>
      </w:r>
    </w:p>
    <w:p w14:paraId="224DC695" w14:textId="77777777" w:rsidR="00E22513" w:rsidRPr="002D24EC" w:rsidRDefault="00E22513" w:rsidP="00E22513">
      <w:pPr>
        <w:pStyle w:val="ListParagraph"/>
        <w:numPr>
          <w:ilvl w:val="0"/>
          <w:numId w:val="1"/>
        </w:numPr>
        <w:spacing w:before="40" w:after="40"/>
        <w:rPr>
          <w:rFonts w:ascii="Garamond" w:hAnsi="Garamond"/>
        </w:rPr>
      </w:pPr>
      <w:r w:rsidRPr="002D24EC">
        <w:rPr>
          <w:rFonts w:ascii="Garamond" w:hAnsi="Garamond"/>
        </w:rPr>
        <w:t>Post: Attention Mr. Huzeifa Unwala, 406 B Wing, Navkar Chambers, Marol Naka, Andheri East, Mumbai – 400059</w:t>
      </w:r>
    </w:p>
    <w:p w14:paraId="42E5F647" w14:textId="3F899C41" w:rsidR="004F0409" w:rsidRPr="002D24EC" w:rsidRDefault="00E22513" w:rsidP="00C4688D">
      <w:pPr>
        <w:pStyle w:val="ListParagraph"/>
        <w:numPr>
          <w:ilvl w:val="0"/>
          <w:numId w:val="1"/>
        </w:numPr>
        <w:spacing w:before="40" w:after="40"/>
        <w:rPr>
          <w:rFonts w:ascii="Garamond" w:hAnsi="Garamond"/>
        </w:rPr>
      </w:pPr>
      <w:r w:rsidRPr="002D24EC">
        <w:rPr>
          <w:rFonts w:ascii="Garamond" w:hAnsi="Garamond"/>
        </w:rPr>
        <w:t>Ethics Helpline: 809 709 5057</w:t>
      </w:r>
    </w:p>
    <w:p w14:paraId="0B25CA54" w14:textId="77777777" w:rsidR="004F0409" w:rsidRPr="002D24EC" w:rsidRDefault="004F0409" w:rsidP="004F0409">
      <w:pPr>
        <w:pBdr>
          <w:bottom w:val="single" w:sz="4" w:space="0" w:color="2E75B6"/>
        </w:pBdr>
        <w:spacing w:before="200" w:after="80"/>
        <w:rPr>
          <w:rFonts w:ascii="Garamond" w:hAnsi="Garamond"/>
        </w:rPr>
      </w:pPr>
      <w:r w:rsidRPr="002D24EC">
        <w:rPr>
          <w:rFonts w:ascii="Garamond" w:hAnsi="Garamond"/>
          <w:b/>
          <w:bCs/>
          <w:color w:val="1F3864"/>
        </w:rPr>
        <w:t>Employee Data Protection &amp; Privacy</w:t>
      </w:r>
    </w:p>
    <w:p w14:paraId="43CFA566" w14:textId="77777777" w:rsidR="004F0409" w:rsidRPr="002D24EC" w:rsidRDefault="004F0409" w:rsidP="004F0409">
      <w:pPr>
        <w:spacing w:before="60" w:after="60"/>
        <w:rPr>
          <w:rFonts w:ascii="Garamond" w:hAnsi="Garamond"/>
        </w:rPr>
      </w:pPr>
      <w:r w:rsidRPr="002D24EC">
        <w:rPr>
          <w:rFonts w:ascii="Garamond" w:hAnsi="Garamond"/>
        </w:rPr>
        <w:lastRenderedPageBreak/>
        <w:t>JHS collects and processes employee personal data for legitimate business purposes including recruitment, onboarding, payroll, attendance, and compliance.</w:t>
      </w:r>
    </w:p>
    <w:p w14:paraId="10090C54" w14:textId="77777777" w:rsidR="004F0409" w:rsidRPr="002D24EC" w:rsidRDefault="004F0409" w:rsidP="004F0409">
      <w:pPr>
        <w:spacing w:before="60" w:after="60"/>
        <w:rPr>
          <w:rFonts w:ascii="Garamond" w:hAnsi="Garamond"/>
        </w:rPr>
      </w:pPr>
      <w:r w:rsidRPr="002D24EC">
        <w:rPr>
          <w:rFonts w:ascii="Garamond" w:hAnsi="Garamond"/>
        </w:rPr>
        <w:t>All personal data shall be handled in accordance with applicable data protection laws, including the Digital Personal Data Protection Act, 2023.</w:t>
      </w:r>
    </w:p>
    <w:p w14:paraId="462AB6ED" w14:textId="77777777" w:rsidR="004F0409" w:rsidRPr="002D24EC" w:rsidRDefault="004F0409" w:rsidP="004F0409">
      <w:pPr>
        <w:spacing w:before="60" w:after="60"/>
        <w:rPr>
          <w:rFonts w:ascii="Garamond" w:hAnsi="Garamond"/>
        </w:rPr>
      </w:pPr>
      <w:r w:rsidRPr="002D24EC">
        <w:rPr>
          <w:rFonts w:ascii="Garamond" w:hAnsi="Garamond"/>
        </w:rPr>
        <w:t>The Company ensures that:</w:t>
      </w:r>
    </w:p>
    <w:p w14:paraId="6FB875B7" w14:textId="77777777" w:rsidR="004F0409" w:rsidRPr="002D24EC" w:rsidRDefault="004F0409" w:rsidP="004F0409">
      <w:pPr>
        <w:pStyle w:val="ListParagraph"/>
        <w:numPr>
          <w:ilvl w:val="0"/>
          <w:numId w:val="7"/>
        </w:numPr>
        <w:spacing w:before="60" w:after="60"/>
        <w:rPr>
          <w:rFonts w:ascii="Garamond" w:hAnsi="Garamond"/>
        </w:rPr>
      </w:pPr>
      <w:r w:rsidRPr="002D24EC">
        <w:rPr>
          <w:rFonts w:ascii="Garamond" w:hAnsi="Garamond"/>
        </w:rPr>
        <w:t xml:space="preserve">Data is collected with appropriate consent and for defined purposes </w:t>
      </w:r>
    </w:p>
    <w:p w14:paraId="1288E299" w14:textId="77777777" w:rsidR="004F0409" w:rsidRPr="002D24EC" w:rsidRDefault="004F0409" w:rsidP="004F0409">
      <w:pPr>
        <w:pStyle w:val="ListParagraph"/>
        <w:numPr>
          <w:ilvl w:val="0"/>
          <w:numId w:val="7"/>
        </w:numPr>
        <w:spacing w:before="60" w:after="60"/>
        <w:rPr>
          <w:rFonts w:ascii="Garamond" w:hAnsi="Garamond"/>
        </w:rPr>
      </w:pPr>
      <w:r w:rsidRPr="002D24EC">
        <w:rPr>
          <w:rFonts w:ascii="Garamond" w:hAnsi="Garamond"/>
        </w:rPr>
        <w:t xml:space="preserve">Access to personal data is restricted to authorized personnel only </w:t>
      </w:r>
    </w:p>
    <w:p w14:paraId="2869B777" w14:textId="77777777" w:rsidR="004F0409" w:rsidRPr="002D24EC" w:rsidRDefault="004F0409" w:rsidP="004F0409">
      <w:pPr>
        <w:pStyle w:val="ListParagraph"/>
        <w:numPr>
          <w:ilvl w:val="0"/>
          <w:numId w:val="7"/>
        </w:numPr>
        <w:spacing w:before="60" w:after="60"/>
        <w:rPr>
          <w:rFonts w:ascii="Garamond" w:hAnsi="Garamond"/>
        </w:rPr>
      </w:pPr>
      <w:r w:rsidRPr="002D24EC">
        <w:rPr>
          <w:rFonts w:ascii="Garamond" w:hAnsi="Garamond"/>
        </w:rPr>
        <w:t xml:space="preserve">Reasonable safeguards are in place to protect data from unauthorized access, loss, or misuse </w:t>
      </w:r>
    </w:p>
    <w:p w14:paraId="7AB00653" w14:textId="77777777" w:rsidR="004F0409" w:rsidRPr="002D24EC" w:rsidRDefault="004F0409" w:rsidP="004F0409">
      <w:pPr>
        <w:spacing w:before="60" w:after="60"/>
        <w:rPr>
          <w:rFonts w:ascii="Garamond" w:hAnsi="Garamond"/>
        </w:rPr>
      </w:pPr>
      <w:r w:rsidRPr="002D24EC">
        <w:rPr>
          <w:rFonts w:ascii="Garamond" w:hAnsi="Garamond"/>
        </w:rPr>
        <w:t>Employees are expected to maintain confidentiality of all internal and client data and must not share or misuse such information.</w:t>
      </w:r>
    </w:p>
    <w:p w14:paraId="4DEFA3E6" w14:textId="77777777" w:rsidR="004F0409" w:rsidRPr="002D24EC" w:rsidRDefault="004F0409" w:rsidP="004F0409">
      <w:pPr>
        <w:pBdr>
          <w:bottom w:val="single" w:sz="4" w:space="0" w:color="2E75B6"/>
        </w:pBdr>
        <w:spacing w:before="200" w:after="80"/>
        <w:rPr>
          <w:rFonts w:ascii="Garamond" w:hAnsi="Garamond"/>
        </w:rPr>
      </w:pPr>
      <w:r w:rsidRPr="002D24EC">
        <w:rPr>
          <w:rFonts w:ascii="Garamond" w:eastAsia="Times New Roman" w:hAnsi="Garamond" w:cs="Times New Roman"/>
          <w:b/>
          <w:bCs/>
          <w:lang w:eastAsia="en-GB"/>
        </w:rPr>
        <w:t>Workplace Health, Safety &amp; Wellbein</w:t>
      </w:r>
      <w:r w:rsidRPr="002D24EC">
        <w:rPr>
          <w:rFonts w:ascii="Garamond" w:hAnsi="Garamond"/>
          <w:b/>
          <w:bCs/>
          <w:color w:val="1F3864"/>
        </w:rPr>
        <w:t>g</w:t>
      </w:r>
    </w:p>
    <w:p w14:paraId="7D6F913B" w14:textId="77777777" w:rsidR="004F0409" w:rsidRPr="002D24EC" w:rsidRDefault="004F0409" w:rsidP="004F0409">
      <w:pPr>
        <w:spacing w:before="60" w:after="60"/>
        <w:rPr>
          <w:rFonts w:ascii="Garamond" w:hAnsi="Garamond"/>
        </w:rPr>
      </w:pPr>
      <w:r w:rsidRPr="002D24EC">
        <w:rPr>
          <w:rFonts w:ascii="Garamond" w:hAnsi="Garamond"/>
        </w:rPr>
        <w:t>JHS is committed to providing a safe and healthy work environment for all employees.</w:t>
      </w:r>
    </w:p>
    <w:p w14:paraId="3C238D1A" w14:textId="77777777" w:rsidR="004F0409" w:rsidRPr="002D24EC" w:rsidRDefault="004F0409" w:rsidP="004F0409">
      <w:pPr>
        <w:spacing w:before="60" w:after="60"/>
        <w:rPr>
          <w:rFonts w:ascii="Garamond" w:hAnsi="Garamond"/>
        </w:rPr>
      </w:pPr>
      <w:r w:rsidRPr="002D24EC">
        <w:rPr>
          <w:rFonts w:ascii="Garamond" w:hAnsi="Garamond"/>
        </w:rPr>
        <w:t>Key provisions include:</w:t>
      </w:r>
    </w:p>
    <w:p w14:paraId="3AE90446" w14:textId="77777777" w:rsidR="004F0409" w:rsidRPr="002D24EC" w:rsidRDefault="004F0409" w:rsidP="004F0409">
      <w:pPr>
        <w:pStyle w:val="ListParagraph"/>
        <w:numPr>
          <w:ilvl w:val="0"/>
          <w:numId w:val="9"/>
        </w:numPr>
        <w:spacing w:before="60" w:after="60"/>
        <w:rPr>
          <w:rFonts w:ascii="Garamond" w:hAnsi="Garamond"/>
        </w:rPr>
      </w:pPr>
      <w:r w:rsidRPr="002D24EC">
        <w:rPr>
          <w:rFonts w:ascii="Garamond" w:hAnsi="Garamond"/>
        </w:rPr>
        <w:t xml:space="preserve">Employees working late hours may be provided appropriate safety support as required </w:t>
      </w:r>
    </w:p>
    <w:p w14:paraId="1855C581" w14:textId="77777777" w:rsidR="004F0409" w:rsidRPr="002D24EC" w:rsidRDefault="004F0409" w:rsidP="004F0409">
      <w:pPr>
        <w:pStyle w:val="ListParagraph"/>
        <w:numPr>
          <w:ilvl w:val="0"/>
          <w:numId w:val="9"/>
        </w:numPr>
        <w:spacing w:before="60" w:after="60"/>
        <w:rPr>
          <w:rFonts w:ascii="Garamond" w:hAnsi="Garamond"/>
        </w:rPr>
      </w:pPr>
      <w:r w:rsidRPr="002D24EC">
        <w:rPr>
          <w:rFonts w:ascii="Garamond" w:hAnsi="Garamond"/>
        </w:rPr>
        <w:t xml:space="preserve">Women employees working beyond standard hours will be supported with necessary safety measures </w:t>
      </w:r>
    </w:p>
    <w:p w14:paraId="2D8691B3" w14:textId="77777777" w:rsidR="004F0409" w:rsidRPr="002D24EC" w:rsidRDefault="004F0409" w:rsidP="004F0409">
      <w:pPr>
        <w:pStyle w:val="ListParagraph"/>
        <w:numPr>
          <w:ilvl w:val="0"/>
          <w:numId w:val="9"/>
        </w:numPr>
        <w:spacing w:before="60" w:after="60"/>
        <w:rPr>
          <w:rFonts w:ascii="Garamond" w:hAnsi="Garamond"/>
        </w:rPr>
      </w:pPr>
      <w:r w:rsidRPr="002D24EC">
        <w:rPr>
          <w:rFonts w:ascii="Garamond" w:hAnsi="Garamond"/>
        </w:rPr>
        <w:t xml:space="preserve">Annual health check-ups may be conducted for employees above 40 years of age </w:t>
      </w:r>
    </w:p>
    <w:p w14:paraId="1E903D79" w14:textId="77777777" w:rsidR="004F0409" w:rsidRPr="002D24EC" w:rsidRDefault="004F0409" w:rsidP="004F0409">
      <w:pPr>
        <w:pStyle w:val="ListParagraph"/>
        <w:numPr>
          <w:ilvl w:val="0"/>
          <w:numId w:val="9"/>
        </w:numPr>
        <w:spacing w:before="60" w:after="60"/>
        <w:rPr>
          <w:rFonts w:ascii="Garamond" w:hAnsi="Garamond"/>
        </w:rPr>
      </w:pPr>
      <w:r w:rsidRPr="002D24EC">
        <w:rPr>
          <w:rFonts w:ascii="Garamond" w:hAnsi="Garamond"/>
        </w:rPr>
        <w:t xml:space="preserve">Any workplace hazards, incidents, or safety concerns must be immediately reported to HR/Admin </w:t>
      </w:r>
    </w:p>
    <w:p w14:paraId="1E92FC56" w14:textId="77777777" w:rsidR="004F0409" w:rsidRPr="002D24EC" w:rsidRDefault="004F0409" w:rsidP="004F0409">
      <w:pPr>
        <w:spacing w:before="60" w:after="60"/>
        <w:rPr>
          <w:rFonts w:ascii="Garamond" w:hAnsi="Garamond"/>
        </w:rPr>
      </w:pPr>
      <w:r w:rsidRPr="002D24EC">
        <w:rPr>
          <w:rFonts w:ascii="Garamond" w:hAnsi="Garamond"/>
        </w:rPr>
        <w:t>All employees are expected to adhere to safety guidelines and contribute to maintaining a secure workplace.</w:t>
      </w:r>
    </w:p>
    <w:p w14:paraId="07E73D9F" w14:textId="77777777" w:rsidR="004F0409" w:rsidRPr="002D24EC" w:rsidRDefault="004F0409" w:rsidP="004F0409">
      <w:pPr>
        <w:spacing w:before="40" w:after="40"/>
        <w:rPr>
          <w:rFonts w:ascii="Garamond" w:hAnsi="Garamond"/>
        </w:rPr>
      </w:pPr>
    </w:p>
    <w:p w14:paraId="4D33B016"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6" w:name="_Toc226009725"/>
      <w:r w:rsidRPr="002D24EC">
        <w:rPr>
          <w:rFonts w:ascii="Garamond" w:hAnsi="Garamond"/>
          <w:b/>
          <w:bCs/>
          <w:color w:val="FFFFFF"/>
          <w:sz w:val="20"/>
          <w:szCs w:val="20"/>
        </w:rPr>
        <w:t>14. OFFICE MANAGEMENT</w:t>
      </w:r>
      <w:bookmarkEnd w:id="16"/>
    </w:p>
    <w:p w14:paraId="52F72617"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Travel Policy</w:t>
      </w:r>
    </w:p>
    <w:p w14:paraId="6E7D21FC"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Tour plan must be approved by Partner before travel</w:t>
      </w:r>
    </w:p>
    <w:p w14:paraId="518DB46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Tour advance obtained from Accounts Department with Partner approval</w:t>
      </w:r>
    </w:p>
    <w:p w14:paraId="444E0CC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Tour report must be submitted within 7 days of return — failing which the advance is debited to personal account</w:t>
      </w:r>
    </w:p>
    <w:p w14:paraId="014C63AB"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Accommodation: economical sources (e.g., OYO Rooms) on twin-sharing basis</w:t>
      </w:r>
    </w:p>
    <w:p w14:paraId="6A984DE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No personal expenses (magazines, toiletries etc.) to be claimed</w:t>
      </w:r>
    </w:p>
    <w:p w14:paraId="6FF11B9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Liquor not allowed on tour</w:t>
      </w:r>
    </w:p>
    <w:p w14:paraId="0FBB52A9"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No advances from clients without prior Partner approval</w:t>
      </w:r>
    </w:p>
    <w:p w14:paraId="205ECDBA" w14:textId="77777777" w:rsidR="00D86CC3" w:rsidRPr="002D24EC" w:rsidRDefault="00D86CC3">
      <w:pPr>
        <w:spacing w:before="60"/>
        <w:rPr>
          <w:rFonts w:ascii="Garamond" w:hAnsi="Garamond"/>
        </w:rPr>
      </w:pPr>
    </w:p>
    <w:p w14:paraId="7007121D"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Gifts &amp; Courtesies</w:t>
      </w:r>
    </w:p>
    <w:p w14:paraId="5A4ECF8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Management approval required before accepting or giving gifts from customers, suppliers, or vendors</w:t>
      </w:r>
    </w:p>
    <w:p w14:paraId="1C7D5F8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Gifts in the form of cash, trips, or other valuables from vendors/clients are strictly not allowed</w:t>
      </w:r>
    </w:p>
    <w:p w14:paraId="10C6182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Customary festival gifts (Diwali, Eid etc.) of up to Rs. 2,500/- are permitted</w:t>
      </w:r>
      <w:r w:rsidR="00AE0949" w:rsidRPr="002D24EC">
        <w:rPr>
          <w:rFonts w:ascii="Garamond" w:hAnsi="Garamond"/>
        </w:rPr>
        <w:t xml:space="preserve"> on approval by partner</w:t>
      </w:r>
    </w:p>
    <w:p w14:paraId="1A988747" w14:textId="77777777" w:rsidR="00D86CC3" w:rsidRPr="002D24EC" w:rsidRDefault="00D86CC3">
      <w:pPr>
        <w:spacing w:before="60"/>
        <w:rPr>
          <w:rFonts w:ascii="Garamond" w:hAnsi="Garamond"/>
        </w:rPr>
      </w:pPr>
    </w:p>
    <w:p w14:paraId="688A67BC"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Office Rules</w:t>
      </w:r>
    </w:p>
    <w:p w14:paraId="20BA994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Files must be numbered, indexed, and stored safely</w:t>
      </w:r>
    </w:p>
    <w:p w14:paraId="3197D81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Reference library maintained — no books to be taken outside without register entry</w:t>
      </w:r>
    </w:p>
    <w:p w14:paraId="2948EDC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Office to be kept clean; equipment checked regularly by Admin</w:t>
      </w:r>
    </w:p>
    <w:p w14:paraId="6DD5B5F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Smoking and liquor are strictly prohibited in the office and at client premises</w:t>
      </w:r>
    </w:p>
    <w:p w14:paraId="3AB2AF0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Telephone is for official use only — personal calls not permitted except emergencies</w:t>
      </w:r>
    </w:p>
    <w:p w14:paraId="73F27C55"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All equipment (PCs, AC, lights, fans) to be switched off before leaving office</w:t>
      </w:r>
    </w:p>
    <w:p w14:paraId="3898B753" w14:textId="77777777" w:rsidR="005A2C97" w:rsidRPr="002D24EC" w:rsidRDefault="005A2C97" w:rsidP="005A2C97">
      <w:pPr>
        <w:pStyle w:val="ListParagraph"/>
        <w:spacing w:before="40" w:after="40"/>
        <w:ind w:left="720"/>
        <w:rPr>
          <w:rFonts w:ascii="Garamond" w:hAnsi="Garamond"/>
        </w:rPr>
      </w:pPr>
    </w:p>
    <w:p w14:paraId="55BDBAF3" w14:textId="77777777" w:rsidR="005A2C97" w:rsidRPr="002D24EC" w:rsidRDefault="005A2C97" w:rsidP="005A2C97">
      <w:pPr>
        <w:pBdr>
          <w:bottom w:val="single" w:sz="4" w:space="0" w:color="2E75B6"/>
        </w:pBdr>
        <w:spacing w:before="200" w:after="80"/>
        <w:rPr>
          <w:rFonts w:ascii="Garamond" w:hAnsi="Garamond"/>
          <w:b/>
          <w:bCs/>
        </w:rPr>
      </w:pPr>
      <w:r w:rsidRPr="002D24EC">
        <w:rPr>
          <w:rFonts w:ascii="Garamond" w:hAnsi="Garamond"/>
          <w:b/>
          <w:bCs/>
          <w:color w:val="1F3864"/>
        </w:rPr>
        <w:t>Dress</w:t>
      </w:r>
      <w:r w:rsidRPr="002D24EC">
        <w:rPr>
          <w:rFonts w:ascii="Garamond" w:hAnsi="Garamond"/>
          <w:b/>
          <w:bCs/>
        </w:rPr>
        <w:t xml:space="preserve"> </w:t>
      </w:r>
      <w:r w:rsidRPr="002D24EC">
        <w:rPr>
          <w:rFonts w:ascii="Garamond" w:hAnsi="Garamond"/>
          <w:b/>
          <w:bCs/>
          <w:color w:val="1F3864"/>
        </w:rPr>
        <w:t>Code</w:t>
      </w:r>
      <w:r w:rsidRPr="002D24EC">
        <w:rPr>
          <w:rFonts w:ascii="Garamond" w:hAnsi="Garamond"/>
          <w:b/>
          <w:bCs/>
        </w:rPr>
        <w:t xml:space="preserve"> </w:t>
      </w:r>
    </w:p>
    <w:p w14:paraId="6AB9E746" w14:textId="77777777" w:rsidR="005A2C97" w:rsidRPr="002D24EC" w:rsidRDefault="005A2C97">
      <w:pPr>
        <w:rPr>
          <w:rFonts w:ascii="Garamond" w:hAnsi="Garamond"/>
        </w:rPr>
      </w:pPr>
    </w:p>
    <w:p w14:paraId="78EA50F4" w14:textId="77777777" w:rsidR="005A2C97" w:rsidRPr="002D24EC" w:rsidRDefault="005A2C97" w:rsidP="005A2C97">
      <w:pPr>
        <w:pStyle w:val="ListParagraph"/>
        <w:numPr>
          <w:ilvl w:val="0"/>
          <w:numId w:val="2"/>
        </w:numPr>
        <w:rPr>
          <w:rFonts w:ascii="Garamond" w:hAnsi="Garamond"/>
        </w:rPr>
      </w:pPr>
      <w:r w:rsidRPr="002D24EC">
        <w:rPr>
          <w:rFonts w:ascii="Garamond" w:hAnsi="Garamond"/>
        </w:rPr>
        <w:t xml:space="preserve">Employee must report to work in formal attire from Monday – Thursday </w:t>
      </w:r>
    </w:p>
    <w:p w14:paraId="50308964" w14:textId="77777777" w:rsidR="004E32E8" w:rsidRPr="002D24EC" w:rsidRDefault="004E32E8" w:rsidP="004E32E8">
      <w:pPr>
        <w:pStyle w:val="NormalWeb"/>
        <w:numPr>
          <w:ilvl w:val="0"/>
          <w:numId w:val="2"/>
        </w:numPr>
        <w:rPr>
          <w:rFonts w:ascii="Garamond" w:eastAsia="Arial" w:hAnsi="Garamond" w:cs="Arial"/>
          <w:sz w:val="20"/>
          <w:szCs w:val="20"/>
          <w:lang w:eastAsia="en-IN"/>
        </w:rPr>
      </w:pPr>
      <w:r w:rsidRPr="002D24EC">
        <w:rPr>
          <w:rFonts w:ascii="Garamond" w:eastAsia="Arial" w:hAnsi="Garamond" w:cs="Arial"/>
          <w:sz w:val="20"/>
          <w:szCs w:val="20"/>
          <w:lang w:eastAsia="en-IN"/>
        </w:rPr>
        <w:t>Smart casual dressing is permitted on Fridays and designated working holidays (not applicable at client locations).</w:t>
      </w:r>
    </w:p>
    <w:p w14:paraId="7113989E" w14:textId="77777777" w:rsidR="004E32E8" w:rsidRPr="002D24EC" w:rsidRDefault="004E32E8" w:rsidP="004E32E8">
      <w:pPr>
        <w:pStyle w:val="NormalWeb"/>
        <w:numPr>
          <w:ilvl w:val="0"/>
          <w:numId w:val="2"/>
        </w:numPr>
        <w:rPr>
          <w:rFonts w:ascii="Garamond" w:eastAsia="Arial" w:hAnsi="Garamond" w:cs="Arial"/>
          <w:sz w:val="20"/>
          <w:szCs w:val="20"/>
          <w:lang w:eastAsia="en-IN"/>
        </w:rPr>
      </w:pPr>
      <w:r w:rsidRPr="002D24EC">
        <w:rPr>
          <w:rFonts w:ascii="Garamond" w:eastAsia="Arial" w:hAnsi="Garamond" w:cs="Arial"/>
          <w:sz w:val="20"/>
          <w:szCs w:val="20"/>
          <w:lang w:eastAsia="en-IN"/>
        </w:rPr>
        <w:lastRenderedPageBreak/>
        <w:t>Acceptable attire includes neat and presentable casuals such as jeans, t-shirts, and casual shirts.</w:t>
      </w:r>
    </w:p>
    <w:p w14:paraId="17D2D6B1" w14:textId="77777777" w:rsidR="004E32E8" w:rsidRPr="002D24EC" w:rsidRDefault="004E32E8" w:rsidP="004E32E8">
      <w:pPr>
        <w:pStyle w:val="NormalWeb"/>
        <w:numPr>
          <w:ilvl w:val="0"/>
          <w:numId w:val="2"/>
        </w:numPr>
        <w:rPr>
          <w:rFonts w:ascii="Garamond" w:eastAsia="Arial" w:hAnsi="Garamond" w:cs="Arial"/>
          <w:sz w:val="20"/>
          <w:szCs w:val="20"/>
          <w:lang w:eastAsia="en-IN"/>
        </w:rPr>
      </w:pPr>
      <w:r w:rsidRPr="002D24EC">
        <w:rPr>
          <w:rFonts w:ascii="Garamond" w:eastAsia="Arial" w:hAnsi="Garamond" w:cs="Arial"/>
          <w:sz w:val="20"/>
          <w:szCs w:val="20"/>
          <w:lang w:eastAsia="en-IN"/>
        </w:rPr>
        <w:t>The following are strictly not permitted: shorts, sleeveless tops, distressed/ripped clothing, flip-flops, or any attire deemed inappropriate for a professional workplace.</w:t>
      </w:r>
    </w:p>
    <w:p w14:paraId="0E83105B" w14:textId="77777777" w:rsidR="00146F1B" w:rsidRPr="002D24EC" w:rsidRDefault="00146F1B" w:rsidP="00146F1B">
      <w:pPr>
        <w:pStyle w:val="ListParagraph"/>
        <w:numPr>
          <w:ilvl w:val="0"/>
          <w:numId w:val="2"/>
        </w:numPr>
        <w:rPr>
          <w:rFonts w:ascii="Garamond" w:hAnsi="Garamond"/>
        </w:rPr>
      </w:pPr>
      <w:r w:rsidRPr="002D24EC">
        <w:rPr>
          <w:rFonts w:ascii="Garamond" w:hAnsi="Garamond"/>
        </w:rPr>
        <w:t>For Ladies: Salwar Suit or trouser with formal shirt and formal footwear. Skirts, if worn, shall be of a lengthcovering knees</w:t>
      </w:r>
      <w:r w:rsidR="00861E48" w:rsidRPr="002D24EC">
        <w:rPr>
          <w:rFonts w:ascii="Garamond" w:hAnsi="Garamond"/>
        </w:rPr>
        <w:t xml:space="preserve"> </w:t>
      </w:r>
      <w:r w:rsidR="0080379A" w:rsidRPr="002D24EC">
        <w:rPr>
          <w:rFonts w:ascii="Garamond" w:hAnsi="Garamond"/>
        </w:rPr>
        <w:t>(Sleeveless strictly prohibited)</w:t>
      </w:r>
    </w:p>
    <w:p w14:paraId="5517348C" w14:textId="77777777" w:rsidR="00146F1B" w:rsidRPr="002D24EC" w:rsidRDefault="00146F1B" w:rsidP="00146F1B">
      <w:pPr>
        <w:pStyle w:val="ListParagraph"/>
        <w:numPr>
          <w:ilvl w:val="0"/>
          <w:numId w:val="2"/>
        </w:numPr>
        <w:rPr>
          <w:rFonts w:ascii="Garamond" w:hAnsi="Garamond"/>
        </w:rPr>
      </w:pPr>
      <w:r w:rsidRPr="002D24EC">
        <w:rPr>
          <w:rFonts w:ascii="Garamond" w:hAnsi="Garamond"/>
        </w:rPr>
        <w:t>For Men: Formal Shirt (Full sleeves recommended) &amp; Trouser, Tie and formal shoes. Need to shave every day and not sport stubble unless for personal reasons.</w:t>
      </w:r>
    </w:p>
    <w:p w14:paraId="7647AF41" w14:textId="77777777" w:rsidR="00D86CC3" w:rsidRPr="002D24EC" w:rsidRDefault="0047756B" w:rsidP="00146F1B">
      <w:pPr>
        <w:pStyle w:val="ListParagraph"/>
        <w:numPr>
          <w:ilvl w:val="0"/>
          <w:numId w:val="2"/>
        </w:numPr>
        <w:rPr>
          <w:rFonts w:ascii="Garamond" w:hAnsi="Garamond"/>
        </w:rPr>
      </w:pPr>
      <w:r w:rsidRPr="002D24EC">
        <w:rPr>
          <w:rFonts w:ascii="Garamond" w:hAnsi="Garamond"/>
        </w:rPr>
        <w:br w:type="page"/>
      </w:r>
    </w:p>
    <w:p w14:paraId="371B4CFF"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7" w:name="_Toc226009726"/>
      <w:r w:rsidRPr="002D24EC">
        <w:rPr>
          <w:rFonts w:ascii="Garamond" w:hAnsi="Garamond"/>
          <w:b/>
          <w:bCs/>
          <w:color w:val="FFFFFF"/>
          <w:sz w:val="20"/>
          <w:szCs w:val="20"/>
        </w:rPr>
        <w:lastRenderedPageBreak/>
        <w:t>15. LOAN / ADVANCE POLICY</w:t>
      </w:r>
      <w:bookmarkEnd w:id="17"/>
    </w:p>
    <w:p w14:paraId="2D659A32"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Eligibility</w:t>
      </w:r>
    </w:p>
    <w:p w14:paraId="2DD9358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Only confirmed JHS staff who have completed 1 year of employment</w:t>
      </w:r>
    </w:p>
    <w:p w14:paraId="00E81D5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Loan can be availed for children's education, medical expenses, or hospitalization of a family member</w:t>
      </w:r>
    </w:p>
    <w:p w14:paraId="63BA7882" w14:textId="77777777" w:rsidR="00D86CC3" w:rsidRPr="002D24EC" w:rsidRDefault="00D86CC3">
      <w:pPr>
        <w:spacing w:before="60"/>
        <w:rPr>
          <w:rFonts w:ascii="Garamond" w:hAnsi="Garamond"/>
        </w:rPr>
      </w:pPr>
    </w:p>
    <w:p w14:paraId="03ADEE45"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Loan Terms</w:t>
      </w:r>
    </w:p>
    <w:p w14:paraId="429A803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Maximum amount: 2x monthly take-home salary, up to Rs. 1 Lakh</w:t>
      </w:r>
    </w:p>
    <w:p w14:paraId="3C36A6B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Interest free</w:t>
      </w:r>
    </w:p>
    <w:p w14:paraId="17A5717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Repayment: within 6 months; EMI starts from the immediate next month</w:t>
      </w:r>
    </w:p>
    <w:p w14:paraId="40FE158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Re-application allowed only after 12 months from the previous loan</w:t>
      </w:r>
    </w:p>
    <w:p w14:paraId="6E8BCFB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Loan amount will be adjusted in Full &amp; Final Settlement if employee exits</w:t>
      </w:r>
    </w:p>
    <w:p w14:paraId="04ABFE11" w14:textId="77777777" w:rsidR="00D86CC3" w:rsidRPr="002D24EC" w:rsidRDefault="00107063">
      <w:pPr>
        <w:pStyle w:val="ListParagraph"/>
        <w:numPr>
          <w:ilvl w:val="0"/>
          <w:numId w:val="1"/>
        </w:numPr>
        <w:spacing w:before="40" w:after="40"/>
        <w:rPr>
          <w:rFonts w:ascii="Garamond" w:hAnsi="Garamond"/>
        </w:rPr>
      </w:pPr>
      <w:r w:rsidRPr="002D24EC">
        <w:rPr>
          <w:rFonts w:ascii="Garamond" w:hAnsi="Garamond"/>
        </w:rPr>
        <w:t>E</w:t>
      </w:r>
      <w:r w:rsidR="0047756B" w:rsidRPr="002D24EC">
        <w:rPr>
          <w:rFonts w:ascii="Garamond" w:hAnsi="Garamond"/>
        </w:rPr>
        <w:t>xperience certificate withheld until full loan recovery</w:t>
      </w:r>
    </w:p>
    <w:p w14:paraId="553E8533" w14:textId="77777777" w:rsidR="00D86CC3" w:rsidRPr="002D24EC" w:rsidRDefault="0047756B">
      <w:pPr>
        <w:shd w:val="clear" w:color="auto" w:fill="D6E4F0"/>
        <w:spacing w:before="80" w:after="80"/>
        <w:ind w:left="120" w:right="120"/>
        <w:rPr>
          <w:rFonts w:ascii="Garamond" w:hAnsi="Garamond"/>
        </w:rPr>
      </w:pPr>
      <w:r w:rsidRPr="002D24EC">
        <w:rPr>
          <w:rFonts w:ascii="Apple Color Emoji" w:hAnsi="Apple Color Emoji" w:cs="Apple Color Emoji"/>
          <w:i/>
          <w:iCs/>
          <w:color w:val="555555"/>
        </w:rPr>
        <w:t>📌</w:t>
      </w:r>
      <w:r w:rsidRPr="002D24EC">
        <w:rPr>
          <w:rFonts w:ascii="Garamond" w:hAnsi="Garamond"/>
          <w:i/>
          <w:iCs/>
          <w:color w:val="555555"/>
        </w:rPr>
        <w:t xml:space="preserve"> Loan approvals are suspended during natural disasters, health pandemics, or business disruptions.</w:t>
      </w:r>
    </w:p>
    <w:p w14:paraId="5A88EA1D" w14:textId="77777777" w:rsidR="00D86CC3" w:rsidRPr="002D24EC" w:rsidRDefault="0047756B">
      <w:pPr>
        <w:rPr>
          <w:rFonts w:ascii="Garamond" w:hAnsi="Garamond"/>
        </w:rPr>
      </w:pPr>
      <w:r w:rsidRPr="002D24EC">
        <w:rPr>
          <w:rFonts w:ascii="Garamond" w:hAnsi="Garamond"/>
        </w:rPr>
        <w:br w:type="page"/>
      </w:r>
    </w:p>
    <w:p w14:paraId="518A4CA6"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8" w:name="_Toc226009727"/>
      <w:r w:rsidRPr="002D24EC">
        <w:rPr>
          <w:rFonts w:ascii="Garamond" w:hAnsi="Garamond"/>
          <w:b/>
          <w:bCs/>
          <w:color w:val="FFFFFF"/>
          <w:sz w:val="20"/>
          <w:szCs w:val="20"/>
        </w:rPr>
        <w:lastRenderedPageBreak/>
        <w:t>16. SEPARATION POLICY</w:t>
      </w:r>
      <w:bookmarkEnd w:id="18"/>
    </w:p>
    <w:p w14:paraId="41AB6EA5"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Notice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D86CC3" w:rsidRPr="002D24EC" w14:paraId="73719F90" w14:textId="77777777">
        <w:tc>
          <w:tcPr>
            <w:tcW w:w="35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68C090D2" w14:textId="77777777" w:rsidR="00D86CC3" w:rsidRPr="002D24EC" w:rsidRDefault="0047756B">
            <w:pPr>
              <w:spacing w:before="60" w:after="60"/>
              <w:rPr>
                <w:rFonts w:ascii="Garamond" w:hAnsi="Garamond"/>
              </w:rPr>
            </w:pPr>
            <w:r w:rsidRPr="002D24EC">
              <w:rPr>
                <w:rFonts w:ascii="Garamond" w:hAnsi="Garamond"/>
                <w:b/>
                <w:bCs/>
                <w:color w:val="FFFFFF"/>
              </w:rPr>
              <w:t>Designation</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3E80C32C" w14:textId="77777777" w:rsidR="00D86CC3" w:rsidRPr="002D24EC" w:rsidRDefault="0047756B">
            <w:pPr>
              <w:spacing w:before="60" w:after="60"/>
              <w:rPr>
                <w:rFonts w:ascii="Garamond" w:hAnsi="Garamond"/>
              </w:rPr>
            </w:pPr>
            <w:r w:rsidRPr="002D24EC">
              <w:rPr>
                <w:rFonts w:ascii="Garamond" w:hAnsi="Garamond"/>
                <w:b/>
                <w:bCs/>
                <w:color w:val="FFFFFF"/>
              </w:rPr>
              <w:t>Notice Period (After Probation)</w:t>
            </w:r>
          </w:p>
        </w:tc>
        <w:tc>
          <w:tcPr>
            <w:tcW w:w="306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6CCC44A0" w14:textId="77777777" w:rsidR="00D86CC3" w:rsidRPr="002D24EC" w:rsidRDefault="0047756B">
            <w:pPr>
              <w:spacing w:before="60" w:after="60"/>
              <w:rPr>
                <w:rFonts w:ascii="Garamond" w:hAnsi="Garamond"/>
              </w:rPr>
            </w:pPr>
            <w:r w:rsidRPr="002D24EC">
              <w:rPr>
                <w:rFonts w:ascii="Garamond" w:hAnsi="Garamond"/>
                <w:b/>
                <w:bCs/>
                <w:color w:val="FFFFFF"/>
              </w:rPr>
              <w:t>During Probation</w:t>
            </w:r>
          </w:p>
        </w:tc>
      </w:tr>
      <w:tr w:rsidR="00D86CC3" w:rsidRPr="002D24EC" w14:paraId="46481B79"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0357AA" w14:textId="77777777" w:rsidR="00D86CC3" w:rsidRPr="002D24EC" w:rsidRDefault="0047756B">
            <w:pPr>
              <w:spacing w:before="50" w:after="50"/>
              <w:rPr>
                <w:rFonts w:ascii="Garamond" w:hAnsi="Garamond"/>
              </w:rPr>
            </w:pPr>
            <w:r w:rsidRPr="002D24EC">
              <w:rPr>
                <w:rFonts w:ascii="Garamond" w:hAnsi="Garamond"/>
              </w:rPr>
              <w:t>Management Trainees, Audit Executives, Sr. Audit Executives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046F471" w14:textId="77777777" w:rsidR="00D86CC3" w:rsidRPr="002D24EC" w:rsidRDefault="0047756B">
            <w:pPr>
              <w:spacing w:before="50" w:after="50"/>
              <w:rPr>
                <w:rFonts w:ascii="Garamond" w:hAnsi="Garamond"/>
              </w:rPr>
            </w:pPr>
            <w:r w:rsidRPr="002D24EC">
              <w:rPr>
                <w:rFonts w:ascii="Garamond" w:hAnsi="Garamond"/>
              </w:rPr>
              <w:t>30 days</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D1C6B2A" w14:textId="77777777" w:rsidR="00D86CC3" w:rsidRPr="002D24EC" w:rsidRDefault="0047756B">
            <w:pPr>
              <w:spacing w:before="50" w:after="50"/>
              <w:rPr>
                <w:rFonts w:ascii="Garamond" w:hAnsi="Garamond"/>
              </w:rPr>
            </w:pPr>
            <w:r w:rsidRPr="002D24EC">
              <w:rPr>
                <w:rFonts w:ascii="Garamond" w:hAnsi="Garamond"/>
              </w:rPr>
              <w:t>20 days</w:t>
            </w:r>
          </w:p>
        </w:tc>
      </w:tr>
      <w:tr w:rsidR="00D86CC3" w:rsidRPr="002D24EC" w14:paraId="79B8816F"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752DC7A" w14:textId="77777777" w:rsidR="00D86CC3" w:rsidRPr="002D24EC" w:rsidRDefault="0047756B">
            <w:pPr>
              <w:spacing w:before="50" w:after="50"/>
              <w:rPr>
                <w:rFonts w:ascii="Garamond" w:hAnsi="Garamond"/>
              </w:rPr>
            </w:pPr>
            <w:r w:rsidRPr="002D24EC">
              <w:rPr>
                <w:rFonts w:ascii="Garamond" w:hAnsi="Garamond"/>
              </w:rPr>
              <w:t>Consultants, Sr. Consultants, Managers &amp; above</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0E12743" w14:textId="77777777" w:rsidR="00D86CC3" w:rsidRPr="002D24EC" w:rsidRDefault="0047756B">
            <w:pPr>
              <w:spacing w:before="50" w:after="50"/>
              <w:rPr>
                <w:rFonts w:ascii="Garamond" w:hAnsi="Garamond"/>
              </w:rPr>
            </w:pPr>
            <w:r w:rsidRPr="002D24EC">
              <w:rPr>
                <w:rFonts w:ascii="Garamond" w:hAnsi="Garamond"/>
              </w:rPr>
              <w:t>60 days</w:t>
            </w:r>
          </w:p>
        </w:tc>
        <w:tc>
          <w:tcPr>
            <w:tcW w:w="30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8AC013D" w14:textId="77777777" w:rsidR="00D86CC3" w:rsidRPr="002D24EC" w:rsidRDefault="0047756B">
            <w:pPr>
              <w:spacing w:before="50" w:after="50"/>
              <w:rPr>
                <w:rFonts w:ascii="Garamond" w:hAnsi="Garamond"/>
              </w:rPr>
            </w:pPr>
            <w:r w:rsidRPr="002D24EC">
              <w:rPr>
                <w:rFonts w:ascii="Garamond" w:hAnsi="Garamond"/>
              </w:rPr>
              <w:t>20 days</w:t>
            </w:r>
          </w:p>
        </w:tc>
      </w:tr>
      <w:tr w:rsidR="00D86CC3" w:rsidRPr="002D24EC" w14:paraId="430997E2"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64A7E54" w14:textId="77777777" w:rsidR="00D86CC3" w:rsidRPr="002D24EC" w:rsidRDefault="0047756B">
            <w:pPr>
              <w:spacing w:before="50" w:after="50"/>
              <w:rPr>
                <w:rFonts w:ascii="Garamond" w:hAnsi="Garamond"/>
              </w:rPr>
            </w:pPr>
            <w:r w:rsidRPr="002D24EC">
              <w:rPr>
                <w:rFonts w:ascii="Garamond" w:hAnsi="Garamond"/>
              </w:rPr>
              <w:t>Senior positions (as per contract)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2DD31DB" w14:textId="77777777" w:rsidR="00D86CC3" w:rsidRPr="002D24EC" w:rsidRDefault="0047756B">
            <w:pPr>
              <w:spacing w:before="50" w:after="50"/>
              <w:rPr>
                <w:rFonts w:ascii="Garamond" w:hAnsi="Garamond"/>
              </w:rPr>
            </w:pPr>
            <w:r w:rsidRPr="002D24EC">
              <w:rPr>
                <w:rFonts w:ascii="Garamond" w:hAnsi="Garamond"/>
              </w:rPr>
              <w:t>90 days</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CE9A7D" w14:textId="77777777" w:rsidR="00D86CC3" w:rsidRPr="002D24EC" w:rsidRDefault="0047756B">
            <w:pPr>
              <w:spacing w:before="50" w:after="50"/>
              <w:rPr>
                <w:rFonts w:ascii="Garamond" w:hAnsi="Garamond"/>
              </w:rPr>
            </w:pPr>
            <w:r w:rsidRPr="002D24EC">
              <w:rPr>
                <w:rFonts w:ascii="Garamond" w:hAnsi="Garamond"/>
              </w:rPr>
              <w:t>30 days</w:t>
            </w:r>
          </w:p>
        </w:tc>
      </w:tr>
      <w:tr w:rsidR="00D86CC3" w:rsidRPr="002D24EC" w14:paraId="78013DDD" w14:textId="77777777">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2149736" w14:textId="77777777" w:rsidR="00D86CC3" w:rsidRPr="002D24EC" w:rsidRDefault="0047756B">
            <w:pPr>
              <w:spacing w:before="50" w:after="50"/>
              <w:rPr>
                <w:rFonts w:ascii="Garamond" w:hAnsi="Garamond"/>
              </w:rPr>
            </w:pPr>
            <w:r w:rsidRPr="002D24EC">
              <w:rPr>
                <w:rFonts w:ascii="Garamond" w:hAnsi="Garamond"/>
              </w:rPr>
              <w:t>Article Trainees</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AF9D1DA" w14:textId="77777777" w:rsidR="00D86CC3" w:rsidRPr="002D24EC" w:rsidRDefault="0047756B">
            <w:pPr>
              <w:spacing w:before="50" w:after="50"/>
              <w:rPr>
                <w:rFonts w:ascii="Garamond" w:hAnsi="Garamond"/>
              </w:rPr>
            </w:pPr>
            <w:r w:rsidRPr="002D24EC">
              <w:rPr>
                <w:rFonts w:ascii="Garamond" w:hAnsi="Garamond"/>
              </w:rPr>
              <w:t>30 days</w:t>
            </w:r>
          </w:p>
        </w:tc>
        <w:tc>
          <w:tcPr>
            <w:tcW w:w="30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CF46CDD" w14:textId="77777777" w:rsidR="00D86CC3" w:rsidRPr="002D24EC" w:rsidRDefault="0047756B">
            <w:pPr>
              <w:spacing w:before="50" w:after="50"/>
              <w:rPr>
                <w:rFonts w:ascii="Garamond" w:hAnsi="Garamond"/>
              </w:rPr>
            </w:pPr>
            <w:r w:rsidRPr="002D24EC">
              <w:rPr>
                <w:rFonts w:ascii="Garamond" w:hAnsi="Garamond"/>
              </w:rPr>
              <w:t>—</w:t>
            </w:r>
          </w:p>
        </w:tc>
      </w:tr>
    </w:tbl>
    <w:p w14:paraId="62AF308F" w14:textId="77777777" w:rsidR="00D86CC3" w:rsidRPr="002D24EC" w:rsidRDefault="00D86CC3">
      <w:pPr>
        <w:spacing w:before="80"/>
        <w:rPr>
          <w:rFonts w:ascii="Garamond" w:hAnsi="Garamond"/>
        </w:rPr>
      </w:pPr>
    </w:p>
    <w:p w14:paraId="75E6BFB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Employees who cannot serve full notice must pay CTC equivalent for shortfall days</w:t>
      </w:r>
      <w:r w:rsidR="00107063" w:rsidRPr="002D24EC">
        <w:rPr>
          <w:rFonts w:ascii="Garamond" w:hAnsi="Garamond"/>
        </w:rPr>
        <w:t>.</w:t>
      </w:r>
    </w:p>
    <w:p w14:paraId="30564459"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No leave can be taken during notice period — medical leave requires a doctor's certificate</w:t>
      </w:r>
    </w:p>
    <w:p w14:paraId="7888D4E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Leave taken during notice period extends the notice period</w:t>
      </w:r>
      <w:r w:rsidR="00306113" w:rsidRPr="002D24EC">
        <w:rPr>
          <w:rFonts w:ascii="Garamond" w:hAnsi="Garamond"/>
        </w:rPr>
        <w:t xml:space="preserve">/ will be adjusted against the </w:t>
      </w:r>
      <w:r w:rsidR="00E22513" w:rsidRPr="002D24EC">
        <w:rPr>
          <w:rFonts w:ascii="Garamond" w:hAnsi="Garamond"/>
        </w:rPr>
        <w:t>F&amp;F</w:t>
      </w:r>
    </w:p>
    <w:p w14:paraId="345BD80A" w14:textId="77777777" w:rsidR="004E32E8" w:rsidRPr="002D24EC" w:rsidRDefault="00F5107D">
      <w:pPr>
        <w:pStyle w:val="ListParagraph"/>
        <w:numPr>
          <w:ilvl w:val="0"/>
          <w:numId w:val="1"/>
        </w:numPr>
        <w:spacing w:before="40" w:after="40"/>
        <w:rPr>
          <w:rFonts w:ascii="Garamond" w:hAnsi="Garamond"/>
        </w:rPr>
      </w:pPr>
      <w:r w:rsidRPr="002D24EC">
        <w:rPr>
          <w:rFonts w:ascii="Garamond" w:hAnsi="Garamond"/>
        </w:rPr>
        <w:t>F&amp;F will be processed subject to completion of all exit formalities including submission of all company assets (hardware and software)</w:t>
      </w:r>
    </w:p>
    <w:p w14:paraId="427BCDBA" w14:textId="77777777" w:rsidR="00306113" w:rsidRPr="002D24EC" w:rsidRDefault="00306113">
      <w:pPr>
        <w:pStyle w:val="ListParagraph"/>
        <w:numPr>
          <w:ilvl w:val="0"/>
          <w:numId w:val="1"/>
        </w:numPr>
        <w:spacing w:before="40" w:after="40"/>
        <w:rPr>
          <w:rFonts w:ascii="Garamond" w:hAnsi="Garamond"/>
        </w:rPr>
      </w:pPr>
      <w:r w:rsidRPr="002D24EC">
        <w:rPr>
          <w:rFonts w:ascii="Garamond" w:hAnsi="Garamond"/>
        </w:rPr>
        <w:t>F</w:t>
      </w:r>
      <w:r w:rsidR="004E32E8" w:rsidRPr="002D24EC">
        <w:rPr>
          <w:rFonts w:ascii="Garamond" w:hAnsi="Garamond"/>
        </w:rPr>
        <w:t>&amp;</w:t>
      </w:r>
      <w:r w:rsidRPr="002D24EC">
        <w:rPr>
          <w:rFonts w:ascii="Garamond" w:hAnsi="Garamond"/>
        </w:rPr>
        <w:t>F will be processed within 2 working days subject to completion of all exit formalities</w:t>
      </w:r>
      <w:r w:rsidR="004E32E8" w:rsidRPr="002D24EC">
        <w:rPr>
          <w:rFonts w:ascii="Garamond" w:hAnsi="Garamond"/>
        </w:rPr>
        <w:t xml:space="preserve"> and the employee approving the F&amp;F</w:t>
      </w:r>
    </w:p>
    <w:p w14:paraId="22902719" w14:textId="77777777" w:rsidR="00D86CC3" w:rsidRPr="002D24EC" w:rsidRDefault="00306113" w:rsidP="00E22513">
      <w:pPr>
        <w:pStyle w:val="ListParagraph"/>
        <w:numPr>
          <w:ilvl w:val="0"/>
          <w:numId w:val="1"/>
        </w:numPr>
        <w:spacing w:before="40" w:after="40"/>
        <w:rPr>
          <w:rFonts w:ascii="Garamond" w:hAnsi="Garamond"/>
        </w:rPr>
      </w:pPr>
      <w:r w:rsidRPr="002D24EC">
        <w:rPr>
          <w:rFonts w:ascii="Garamond" w:hAnsi="Garamond"/>
        </w:rPr>
        <w:t xml:space="preserve">Notice period will not be shortened  </w:t>
      </w:r>
    </w:p>
    <w:p w14:paraId="0F38AB59"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Reasons for Termination</w:t>
      </w:r>
    </w:p>
    <w:p w14:paraId="0C1230D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Three consecutive negative performance evaluations</w:t>
      </w:r>
    </w:p>
    <w:p w14:paraId="30E7F109"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Fund embezzlement, misuse of office property</w:t>
      </w:r>
    </w:p>
    <w:p w14:paraId="4D16ACB4"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Unauthorized disclosure of confidential information</w:t>
      </w:r>
    </w:p>
    <w:p w14:paraId="79EC4556"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Breach of JHS or client code of conduct</w:t>
      </w:r>
    </w:p>
    <w:p w14:paraId="782CED2C"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Transfer of client data to personal devices</w:t>
      </w:r>
    </w:p>
    <w:p w14:paraId="6E93B7A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Intoxication on official premises or during official business</w:t>
      </w:r>
    </w:p>
    <w:p w14:paraId="33F8851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Non-performance of duties or gross negligence</w:t>
      </w:r>
    </w:p>
    <w:p w14:paraId="60158E1A" w14:textId="77777777" w:rsidR="00306113" w:rsidRPr="002D24EC" w:rsidRDefault="0047756B" w:rsidP="00306113">
      <w:pPr>
        <w:pStyle w:val="ListParagraph"/>
        <w:numPr>
          <w:ilvl w:val="0"/>
          <w:numId w:val="1"/>
        </w:numPr>
        <w:spacing w:before="40" w:after="40"/>
        <w:rPr>
          <w:rFonts w:ascii="Garamond" w:hAnsi="Garamond"/>
        </w:rPr>
      </w:pPr>
      <w:r w:rsidRPr="002D24EC">
        <w:rPr>
          <w:rFonts w:ascii="Garamond" w:hAnsi="Garamond"/>
        </w:rPr>
        <w:t>Client complaint or Code of Conduct violation leads to immediate termination</w:t>
      </w:r>
    </w:p>
    <w:p w14:paraId="35F96CBD" w14:textId="77777777" w:rsidR="00306113" w:rsidRPr="002D24EC" w:rsidRDefault="00306113" w:rsidP="00306113">
      <w:pPr>
        <w:pStyle w:val="ListParagraph"/>
        <w:numPr>
          <w:ilvl w:val="0"/>
          <w:numId w:val="1"/>
        </w:numPr>
        <w:spacing w:before="40" w:after="40"/>
        <w:rPr>
          <w:rFonts w:ascii="Garamond" w:hAnsi="Garamond"/>
        </w:rPr>
      </w:pPr>
      <w:r w:rsidRPr="002D24EC">
        <w:rPr>
          <w:rFonts w:ascii="Garamond" w:hAnsi="Garamond"/>
        </w:rPr>
        <w:t>Serious misconduct</w:t>
      </w:r>
    </w:p>
    <w:p w14:paraId="3CCD5AB7" w14:textId="77777777" w:rsidR="00D86CC3" w:rsidRPr="002D24EC" w:rsidRDefault="00306113" w:rsidP="00E22513">
      <w:pPr>
        <w:pStyle w:val="ListParagraph"/>
        <w:numPr>
          <w:ilvl w:val="0"/>
          <w:numId w:val="1"/>
        </w:numPr>
        <w:spacing w:before="40" w:after="40"/>
        <w:rPr>
          <w:rFonts w:ascii="Garamond" w:hAnsi="Garamond"/>
        </w:rPr>
      </w:pPr>
      <w:r w:rsidRPr="002D24EC">
        <w:rPr>
          <w:rFonts w:ascii="Garamond" w:hAnsi="Garamond"/>
          <w:b/>
        </w:rPr>
        <w:t>2+ Yellow Band warnings</w:t>
      </w:r>
    </w:p>
    <w:p w14:paraId="2D1DDFF8"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Exit Process</w:t>
      </w:r>
    </w:p>
    <w:p w14:paraId="6E25FD7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Complete handover of responsibilities</w:t>
      </w:r>
    </w:p>
    <w:p w14:paraId="427AA0CB"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Obtain clearance certificate</w:t>
      </w:r>
    </w:p>
    <w:p w14:paraId="7577534D"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Attend exit interview with HR on last working day</w:t>
      </w:r>
    </w:p>
    <w:p w14:paraId="7DC39CB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Return all firm property: laptop, SIM card, ID card, access cards, files, diskettes</w:t>
      </w:r>
      <w:r w:rsidR="00107063" w:rsidRPr="002D24EC">
        <w:rPr>
          <w:rFonts w:ascii="Garamond" w:hAnsi="Garamond"/>
        </w:rPr>
        <w:t xml:space="preserve"> (</w:t>
      </w:r>
      <w:r w:rsidR="004E32E8" w:rsidRPr="002D24EC">
        <w:rPr>
          <w:rFonts w:ascii="Garamond" w:hAnsi="Garamond"/>
        </w:rPr>
        <w:t>assets</w:t>
      </w:r>
      <w:r w:rsidR="00107063" w:rsidRPr="002D24EC">
        <w:rPr>
          <w:rFonts w:ascii="Garamond" w:hAnsi="Garamond"/>
        </w:rPr>
        <w:t>)</w:t>
      </w:r>
    </w:p>
    <w:p w14:paraId="54602053"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Email ID to be remapped or deleted with due approvals</w:t>
      </w:r>
    </w:p>
    <w:p w14:paraId="06C4F622" w14:textId="77777777" w:rsidR="00D86CC3" w:rsidRPr="002D24EC" w:rsidRDefault="00D86CC3">
      <w:pPr>
        <w:spacing w:before="60"/>
        <w:rPr>
          <w:rFonts w:ascii="Garamond" w:hAnsi="Garamond"/>
        </w:rPr>
      </w:pPr>
    </w:p>
    <w:p w14:paraId="4D2331FE"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Full &amp; Final Settlement</w:t>
      </w:r>
    </w:p>
    <w:p w14:paraId="5A41CD97"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Non-gratuity staff: </w:t>
      </w:r>
      <w:r w:rsidR="004E32E8" w:rsidRPr="002D24EC">
        <w:rPr>
          <w:rFonts w:ascii="Garamond" w:hAnsi="Garamond"/>
        </w:rPr>
        <w:t>F&amp;F</w:t>
      </w:r>
      <w:r w:rsidRPr="002D24EC">
        <w:rPr>
          <w:rFonts w:ascii="Garamond" w:hAnsi="Garamond"/>
        </w:rPr>
        <w:t xml:space="preserve"> processed within </w:t>
      </w:r>
      <w:r w:rsidR="00E22513" w:rsidRPr="002D24EC">
        <w:rPr>
          <w:rFonts w:ascii="Garamond" w:hAnsi="Garamond"/>
        </w:rPr>
        <w:t>2 working days subject to completion of all exit formalities and the employee approving the F&amp;F</w:t>
      </w:r>
    </w:p>
    <w:p w14:paraId="2978FE69"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 xml:space="preserve">Gratuity staff: </w:t>
      </w:r>
      <w:r w:rsidR="004E32E8" w:rsidRPr="002D24EC">
        <w:rPr>
          <w:rFonts w:ascii="Garamond" w:hAnsi="Garamond"/>
        </w:rPr>
        <w:t>F&amp;F</w:t>
      </w:r>
      <w:r w:rsidRPr="002D24EC">
        <w:rPr>
          <w:rFonts w:ascii="Garamond" w:hAnsi="Garamond"/>
        </w:rPr>
        <w:t xml:space="preserve"> processed within </w:t>
      </w:r>
      <w:r w:rsidR="00E22513" w:rsidRPr="002D24EC">
        <w:rPr>
          <w:rFonts w:ascii="Garamond" w:hAnsi="Garamond"/>
        </w:rPr>
        <w:t>2 working days subject to completion of all exit formalities and the employee approving the F&amp;F</w:t>
      </w:r>
    </w:p>
    <w:p w14:paraId="21C4D2D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Timesheet and OPE must be submitted on last working day</w:t>
      </w:r>
      <w:r w:rsidR="00306113" w:rsidRPr="002D24EC">
        <w:rPr>
          <w:rFonts w:ascii="Garamond" w:hAnsi="Garamond"/>
        </w:rPr>
        <w:t xml:space="preserve">, failing to do so will mean deduction in </w:t>
      </w:r>
      <w:r w:rsidR="004E32E8" w:rsidRPr="002D24EC">
        <w:rPr>
          <w:rFonts w:ascii="Garamond" w:hAnsi="Garamond"/>
        </w:rPr>
        <w:t>F&amp;F</w:t>
      </w:r>
    </w:p>
    <w:p w14:paraId="16D97400" w14:textId="77777777" w:rsidR="00D86CC3" w:rsidRPr="002D24EC" w:rsidRDefault="00D86CC3">
      <w:pPr>
        <w:spacing w:before="60"/>
        <w:rPr>
          <w:rFonts w:ascii="Garamond" w:hAnsi="Garamond"/>
        </w:rPr>
      </w:pPr>
    </w:p>
    <w:p w14:paraId="2F43DB13"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lastRenderedPageBreak/>
        <w:t>Non-Solicitation</w:t>
      </w:r>
    </w:p>
    <w:p w14:paraId="59382EC9"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Exiting staff must not solicit JHS clients or employees for personal/professional gain for minimum 18 months</w:t>
      </w:r>
    </w:p>
    <w:p w14:paraId="5B67A86A"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Violation leads to legal proceedings</w:t>
      </w:r>
    </w:p>
    <w:p w14:paraId="32B4CAB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Absconding staff are blacklisted on job portals</w:t>
      </w:r>
      <w:r w:rsidR="00107063" w:rsidRPr="002D24EC">
        <w:rPr>
          <w:rFonts w:ascii="Garamond" w:hAnsi="Garamond"/>
        </w:rPr>
        <w:t>.</w:t>
      </w:r>
    </w:p>
    <w:p w14:paraId="5CD1B102"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Joining a client organization within 6 months of exit is prohibited without prior approval</w:t>
      </w:r>
    </w:p>
    <w:p w14:paraId="73809475" w14:textId="77777777" w:rsidR="00D86CC3" w:rsidRPr="002D24EC" w:rsidRDefault="0047756B">
      <w:pPr>
        <w:rPr>
          <w:rFonts w:ascii="Garamond" w:hAnsi="Garamond"/>
        </w:rPr>
      </w:pPr>
      <w:r w:rsidRPr="002D24EC">
        <w:rPr>
          <w:rFonts w:ascii="Garamond" w:hAnsi="Garamond"/>
        </w:rPr>
        <w:br w:type="page"/>
      </w:r>
    </w:p>
    <w:p w14:paraId="26CC3A93"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19" w:name="_Toc226009728"/>
      <w:r w:rsidRPr="002D24EC">
        <w:rPr>
          <w:rFonts w:ascii="Garamond" w:hAnsi="Garamond"/>
          <w:b/>
          <w:bCs/>
          <w:color w:val="FFFFFF"/>
          <w:sz w:val="20"/>
          <w:szCs w:val="20"/>
        </w:rPr>
        <w:lastRenderedPageBreak/>
        <w:t>17. HOLIDAYS &amp; EMPLOYEE ENGAGEMENT</w:t>
      </w:r>
      <w:bookmarkEnd w:id="19"/>
    </w:p>
    <w:p w14:paraId="03EFECCD"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Holiday List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00"/>
        <w:gridCol w:w="3960"/>
      </w:tblGrid>
      <w:tr w:rsidR="00D86CC3" w:rsidRPr="002D24EC" w14:paraId="7ECF7C94" w14:textId="77777777">
        <w:tc>
          <w:tcPr>
            <w:tcW w:w="8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265C2E52" w14:textId="77777777" w:rsidR="00D86CC3" w:rsidRPr="002D24EC" w:rsidRDefault="0047756B">
            <w:pPr>
              <w:spacing w:before="60" w:after="60"/>
              <w:rPr>
                <w:rFonts w:ascii="Garamond" w:hAnsi="Garamond"/>
              </w:rPr>
            </w:pPr>
            <w:r w:rsidRPr="002D24EC">
              <w:rPr>
                <w:rFonts w:ascii="Garamond" w:hAnsi="Garamond"/>
                <w:b/>
                <w:bCs/>
                <w:color w:val="FFFFFF"/>
              </w:rPr>
              <w:t>No.</w:t>
            </w:r>
          </w:p>
        </w:tc>
        <w:tc>
          <w:tcPr>
            <w:tcW w:w="460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3969BBF5" w14:textId="77777777" w:rsidR="00D86CC3" w:rsidRPr="002D24EC" w:rsidRDefault="0047756B">
            <w:pPr>
              <w:spacing w:before="60" w:after="60"/>
              <w:rPr>
                <w:rFonts w:ascii="Garamond" w:hAnsi="Garamond"/>
              </w:rPr>
            </w:pPr>
            <w:r w:rsidRPr="002D24EC">
              <w:rPr>
                <w:rFonts w:ascii="Garamond" w:hAnsi="Garamond"/>
                <w:b/>
                <w:bCs/>
                <w:color w:val="FFFFFF"/>
              </w:rPr>
              <w:t>Holiday</w:t>
            </w:r>
          </w:p>
        </w:tc>
        <w:tc>
          <w:tcPr>
            <w:tcW w:w="3960" w:type="dxa"/>
            <w:tcBorders>
              <w:top w:val="single" w:sz="4" w:space="0" w:color="AAAAAA"/>
              <w:left w:val="single" w:sz="4" w:space="0" w:color="AAAAAA"/>
              <w:bottom w:val="single" w:sz="4" w:space="0" w:color="AAAAAA"/>
              <w:right w:val="single" w:sz="4" w:space="0" w:color="AAAAAA"/>
            </w:tcBorders>
            <w:shd w:val="clear" w:color="auto" w:fill="2E75B6"/>
            <w:tcMar>
              <w:top w:w="60" w:type="dxa"/>
              <w:left w:w="100" w:type="dxa"/>
              <w:bottom w:w="60" w:type="dxa"/>
              <w:right w:w="100" w:type="dxa"/>
            </w:tcMar>
          </w:tcPr>
          <w:p w14:paraId="285C7A60" w14:textId="77777777" w:rsidR="00D86CC3" w:rsidRPr="002D24EC" w:rsidRDefault="0047756B">
            <w:pPr>
              <w:spacing w:before="60" w:after="60"/>
              <w:rPr>
                <w:rFonts w:ascii="Garamond" w:hAnsi="Garamond"/>
              </w:rPr>
            </w:pPr>
            <w:r w:rsidRPr="002D24EC">
              <w:rPr>
                <w:rFonts w:ascii="Garamond" w:hAnsi="Garamond"/>
                <w:b/>
                <w:bCs/>
                <w:color w:val="FFFFFF"/>
              </w:rPr>
              <w:t>Date</w:t>
            </w:r>
          </w:p>
        </w:tc>
      </w:tr>
      <w:tr w:rsidR="00D86CC3" w:rsidRPr="002D24EC" w14:paraId="408ABBC0"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8EB3372" w14:textId="77777777" w:rsidR="00D86CC3" w:rsidRPr="002D24EC" w:rsidRDefault="0047756B">
            <w:pPr>
              <w:spacing w:before="50" w:after="50"/>
              <w:rPr>
                <w:rFonts w:ascii="Garamond" w:hAnsi="Garamond"/>
              </w:rPr>
            </w:pPr>
            <w:r w:rsidRPr="002D24EC">
              <w:rPr>
                <w:rFonts w:ascii="Garamond" w:hAnsi="Garamond"/>
              </w:rPr>
              <w:t>1</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219C04" w14:textId="77777777" w:rsidR="00D86CC3" w:rsidRPr="002D24EC" w:rsidRDefault="0047756B">
            <w:pPr>
              <w:spacing w:before="50" w:after="50"/>
              <w:rPr>
                <w:rFonts w:ascii="Garamond" w:hAnsi="Garamond"/>
              </w:rPr>
            </w:pPr>
            <w:r w:rsidRPr="002D24EC">
              <w:rPr>
                <w:rFonts w:ascii="Garamond" w:hAnsi="Garamond"/>
              </w:rPr>
              <w:t>Republic Day</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6B2C2F" w14:textId="77777777" w:rsidR="00D86CC3" w:rsidRPr="002D24EC" w:rsidRDefault="0047756B">
            <w:pPr>
              <w:spacing w:before="50" w:after="50"/>
              <w:rPr>
                <w:rFonts w:ascii="Garamond" w:hAnsi="Garamond"/>
              </w:rPr>
            </w:pPr>
            <w:r w:rsidRPr="002D24EC">
              <w:rPr>
                <w:rFonts w:ascii="Garamond" w:hAnsi="Garamond"/>
              </w:rPr>
              <w:t>26th January 2026</w:t>
            </w:r>
          </w:p>
        </w:tc>
      </w:tr>
      <w:tr w:rsidR="00D86CC3" w:rsidRPr="002D24EC" w14:paraId="5CD2CCB7" w14:textId="77777777">
        <w:tc>
          <w:tcPr>
            <w:tcW w:w="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55182D4" w14:textId="77777777" w:rsidR="00D86CC3" w:rsidRPr="002D24EC" w:rsidRDefault="0047756B">
            <w:pPr>
              <w:spacing w:before="50" w:after="50"/>
              <w:rPr>
                <w:rFonts w:ascii="Garamond" w:hAnsi="Garamond"/>
              </w:rPr>
            </w:pPr>
            <w:r w:rsidRPr="002D24EC">
              <w:rPr>
                <w:rFonts w:ascii="Garamond" w:hAnsi="Garamond"/>
              </w:rPr>
              <w:t>2</w:t>
            </w:r>
          </w:p>
        </w:tc>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314BCD5" w14:textId="77777777" w:rsidR="00D86CC3" w:rsidRPr="002D24EC" w:rsidRDefault="0047756B">
            <w:pPr>
              <w:spacing w:before="50" w:after="50"/>
              <w:rPr>
                <w:rFonts w:ascii="Garamond" w:hAnsi="Garamond"/>
              </w:rPr>
            </w:pPr>
            <w:r w:rsidRPr="002D24EC">
              <w:rPr>
                <w:rFonts w:ascii="Garamond" w:hAnsi="Garamond"/>
              </w:rPr>
              <w:t>Holi</w:t>
            </w:r>
          </w:p>
        </w:tc>
        <w:tc>
          <w:tcPr>
            <w:tcW w:w="39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D9D0B9A" w14:textId="77777777" w:rsidR="00D86CC3" w:rsidRPr="002D24EC" w:rsidRDefault="00107063">
            <w:pPr>
              <w:spacing w:before="50" w:after="50"/>
              <w:rPr>
                <w:rFonts w:ascii="Garamond" w:hAnsi="Garamond"/>
              </w:rPr>
            </w:pPr>
            <w:r w:rsidRPr="002D24EC">
              <w:rPr>
                <w:rFonts w:ascii="Garamond" w:hAnsi="Garamond"/>
              </w:rPr>
              <w:t>3rd</w:t>
            </w:r>
            <w:r w:rsidR="0047756B" w:rsidRPr="002D24EC">
              <w:rPr>
                <w:rFonts w:ascii="Garamond" w:hAnsi="Garamond"/>
              </w:rPr>
              <w:t xml:space="preserve"> March 2026</w:t>
            </w:r>
          </w:p>
        </w:tc>
      </w:tr>
      <w:tr w:rsidR="00D86CC3" w:rsidRPr="002D24EC" w14:paraId="06846BD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04640C" w14:textId="77777777" w:rsidR="00D86CC3" w:rsidRPr="002D24EC" w:rsidRDefault="0047756B">
            <w:pPr>
              <w:spacing w:before="50" w:after="50"/>
              <w:rPr>
                <w:rFonts w:ascii="Garamond" w:hAnsi="Garamond"/>
              </w:rPr>
            </w:pPr>
            <w:r w:rsidRPr="002D24EC">
              <w:rPr>
                <w:rFonts w:ascii="Garamond" w:hAnsi="Garamond"/>
              </w:rPr>
              <w:t>3</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7ED27D" w14:textId="77777777" w:rsidR="00D86CC3" w:rsidRPr="002D24EC" w:rsidRDefault="0047756B">
            <w:pPr>
              <w:spacing w:before="50" w:after="50"/>
              <w:rPr>
                <w:rFonts w:ascii="Garamond" w:hAnsi="Garamond"/>
              </w:rPr>
            </w:pPr>
            <w:proofErr w:type="spellStart"/>
            <w:r w:rsidRPr="002D24EC">
              <w:rPr>
                <w:rFonts w:ascii="Garamond" w:hAnsi="Garamond"/>
              </w:rPr>
              <w:t>Gudhi</w:t>
            </w:r>
            <w:proofErr w:type="spellEnd"/>
            <w:r w:rsidRPr="002D24EC">
              <w:rPr>
                <w:rFonts w:ascii="Garamond" w:hAnsi="Garamond"/>
              </w:rPr>
              <w:t xml:space="preserve"> Padwa</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5DCCBF" w14:textId="77777777" w:rsidR="00D86CC3" w:rsidRPr="002D24EC" w:rsidRDefault="0047756B">
            <w:pPr>
              <w:spacing w:before="50" w:after="50"/>
              <w:rPr>
                <w:rFonts w:ascii="Garamond" w:hAnsi="Garamond"/>
              </w:rPr>
            </w:pPr>
            <w:r w:rsidRPr="002D24EC">
              <w:rPr>
                <w:rFonts w:ascii="Garamond" w:hAnsi="Garamond"/>
              </w:rPr>
              <w:t>19th March 2026</w:t>
            </w:r>
          </w:p>
        </w:tc>
      </w:tr>
      <w:tr w:rsidR="00D86CC3" w:rsidRPr="002D24EC" w14:paraId="53449394" w14:textId="77777777">
        <w:tc>
          <w:tcPr>
            <w:tcW w:w="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12AEB22" w14:textId="77777777" w:rsidR="00D86CC3" w:rsidRPr="002D24EC" w:rsidRDefault="0047756B">
            <w:pPr>
              <w:spacing w:before="50" w:after="50"/>
              <w:rPr>
                <w:rFonts w:ascii="Garamond" w:hAnsi="Garamond"/>
              </w:rPr>
            </w:pPr>
            <w:r w:rsidRPr="002D24EC">
              <w:rPr>
                <w:rFonts w:ascii="Garamond" w:hAnsi="Garamond"/>
              </w:rPr>
              <w:t>4</w:t>
            </w:r>
          </w:p>
        </w:tc>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68B4146" w14:textId="77777777" w:rsidR="00D86CC3" w:rsidRPr="002D24EC" w:rsidRDefault="0047756B">
            <w:pPr>
              <w:spacing w:before="50" w:after="50"/>
              <w:rPr>
                <w:rFonts w:ascii="Garamond" w:hAnsi="Garamond"/>
              </w:rPr>
            </w:pPr>
            <w:r w:rsidRPr="002D24EC">
              <w:rPr>
                <w:rFonts w:ascii="Garamond" w:hAnsi="Garamond"/>
              </w:rPr>
              <w:t>Ramzan-Id (Id-Ul-</w:t>
            </w:r>
            <w:proofErr w:type="spellStart"/>
            <w:r w:rsidRPr="002D24EC">
              <w:rPr>
                <w:rFonts w:ascii="Garamond" w:hAnsi="Garamond"/>
              </w:rPr>
              <w:t>Fitra</w:t>
            </w:r>
            <w:proofErr w:type="spellEnd"/>
            <w:r w:rsidRPr="002D24EC">
              <w:rPr>
                <w:rFonts w:ascii="Garamond" w:hAnsi="Garamond"/>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753C1F5" w14:textId="77777777" w:rsidR="00D86CC3" w:rsidRPr="002D24EC" w:rsidRDefault="0047756B">
            <w:pPr>
              <w:spacing w:before="50" w:after="50"/>
              <w:rPr>
                <w:rFonts w:ascii="Garamond" w:hAnsi="Garamond"/>
              </w:rPr>
            </w:pPr>
            <w:r w:rsidRPr="002D24EC">
              <w:rPr>
                <w:rFonts w:ascii="Garamond" w:hAnsi="Garamond"/>
              </w:rPr>
              <w:t>21st March 2026</w:t>
            </w:r>
          </w:p>
        </w:tc>
      </w:tr>
      <w:tr w:rsidR="00D86CC3" w:rsidRPr="002D24EC" w14:paraId="48447A2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DE8679" w14:textId="77777777" w:rsidR="00D86CC3" w:rsidRPr="002D24EC" w:rsidRDefault="0047756B">
            <w:pPr>
              <w:spacing w:before="50" w:after="50"/>
              <w:rPr>
                <w:rFonts w:ascii="Garamond" w:hAnsi="Garamond"/>
              </w:rPr>
            </w:pPr>
            <w:r w:rsidRPr="002D24EC">
              <w:rPr>
                <w:rFonts w:ascii="Garamond" w:hAnsi="Garamond"/>
              </w:rPr>
              <w:t>5</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BD988D4" w14:textId="77777777" w:rsidR="00D86CC3" w:rsidRPr="002D24EC" w:rsidRDefault="0047756B">
            <w:pPr>
              <w:spacing w:before="50" w:after="50"/>
              <w:rPr>
                <w:rFonts w:ascii="Garamond" w:hAnsi="Garamond"/>
              </w:rPr>
            </w:pPr>
            <w:r w:rsidRPr="002D24EC">
              <w:rPr>
                <w:rFonts w:ascii="Garamond" w:hAnsi="Garamond"/>
              </w:rPr>
              <w:t>Ram Navami</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6301AF" w14:textId="77777777" w:rsidR="00D86CC3" w:rsidRPr="002D24EC" w:rsidRDefault="0047756B">
            <w:pPr>
              <w:spacing w:before="50" w:after="50"/>
              <w:rPr>
                <w:rFonts w:ascii="Garamond" w:hAnsi="Garamond"/>
              </w:rPr>
            </w:pPr>
            <w:r w:rsidRPr="002D24EC">
              <w:rPr>
                <w:rFonts w:ascii="Garamond" w:hAnsi="Garamond"/>
              </w:rPr>
              <w:t>26th March 2026</w:t>
            </w:r>
          </w:p>
        </w:tc>
      </w:tr>
      <w:tr w:rsidR="00D86CC3" w:rsidRPr="002D24EC" w14:paraId="395C1935" w14:textId="77777777">
        <w:tc>
          <w:tcPr>
            <w:tcW w:w="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60F135F" w14:textId="77777777" w:rsidR="00D86CC3" w:rsidRPr="002D24EC" w:rsidRDefault="0047756B">
            <w:pPr>
              <w:spacing w:before="50" w:after="50"/>
              <w:rPr>
                <w:rFonts w:ascii="Garamond" w:hAnsi="Garamond"/>
              </w:rPr>
            </w:pPr>
            <w:r w:rsidRPr="002D24EC">
              <w:rPr>
                <w:rFonts w:ascii="Garamond" w:hAnsi="Garamond"/>
              </w:rPr>
              <w:t>6</w:t>
            </w:r>
          </w:p>
        </w:tc>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B66D7E4" w14:textId="77777777" w:rsidR="00D86CC3" w:rsidRPr="002D24EC" w:rsidRDefault="0047756B">
            <w:pPr>
              <w:spacing w:before="50" w:after="50"/>
              <w:rPr>
                <w:rFonts w:ascii="Garamond" w:hAnsi="Garamond"/>
              </w:rPr>
            </w:pPr>
            <w:r w:rsidRPr="002D24EC">
              <w:rPr>
                <w:rFonts w:ascii="Garamond" w:hAnsi="Garamond"/>
              </w:rPr>
              <w:t>Maharashtra Day</w:t>
            </w:r>
          </w:p>
        </w:tc>
        <w:tc>
          <w:tcPr>
            <w:tcW w:w="39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374F809" w14:textId="77777777" w:rsidR="00D86CC3" w:rsidRPr="002D24EC" w:rsidRDefault="0047756B">
            <w:pPr>
              <w:spacing w:before="50" w:after="50"/>
              <w:rPr>
                <w:rFonts w:ascii="Garamond" w:hAnsi="Garamond"/>
              </w:rPr>
            </w:pPr>
            <w:r w:rsidRPr="002D24EC">
              <w:rPr>
                <w:rFonts w:ascii="Garamond" w:hAnsi="Garamond"/>
              </w:rPr>
              <w:t>1st May 2026</w:t>
            </w:r>
          </w:p>
        </w:tc>
      </w:tr>
      <w:tr w:rsidR="00D86CC3" w:rsidRPr="002D24EC" w14:paraId="69F598CE"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3FD8FA" w14:textId="77777777" w:rsidR="00D86CC3" w:rsidRPr="002D24EC" w:rsidRDefault="0047756B">
            <w:pPr>
              <w:spacing w:before="50" w:after="50"/>
              <w:rPr>
                <w:rFonts w:ascii="Garamond" w:hAnsi="Garamond"/>
              </w:rPr>
            </w:pPr>
            <w:r w:rsidRPr="002D24EC">
              <w:rPr>
                <w:rFonts w:ascii="Garamond" w:hAnsi="Garamond"/>
              </w:rPr>
              <w:t>7</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73B6AD" w14:textId="77777777" w:rsidR="00D86CC3" w:rsidRPr="002D24EC" w:rsidRDefault="0047756B">
            <w:pPr>
              <w:spacing w:before="50" w:after="50"/>
              <w:rPr>
                <w:rFonts w:ascii="Garamond" w:hAnsi="Garamond"/>
              </w:rPr>
            </w:pPr>
            <w:r w:rsidRPr="002D24EC">
              <w:rPr>
                <w:rFonts w:ascii="Garamond" w:hAnsi="Garamond"/>
              </w:rPr>
              <w:t>Bakri Id (Id-Ul-Zuha)</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333EC1B" w14:textId="77777777" w:rsidR="00D86CC3" w:rsidRPr="002D24EC" w:rsidRDefault="0047756B">
            <w:pPr>
              <w:spacing w:before="50" w:after="50"/>
              <w:rPr>
                <w:rFonts w:ascii="Garamond" w:hAnsi="Garamond"/>
              </w:rPr>
            </w:pPr>
            <w:r w:rsidRPr="002D24EC">
              <w:rPr>
                <w:rFonts w:ascii="Garamond" w:hAnsi="Garamond"/>
              </w:rPr>
              <w:t>28th May 2026</w:t>
            </w:r>
          </w:p>
        </w:tc>
      </w:tr>
      <w:tr w:rsidR="00D86CC3" w:rsidRPr="002D24EC" w14:paraId="7F83CBAD" w14:textId="77777777">
        <w:tc>
          <w:tcPr>
            <w:tcW w:w="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DF3FE3E" w14:textId="77777777" w:rsidR="00D86CC3" w:rsidRPr="002D24EC" w:rsidRDefault="0047756B">
            <w:pPr>
              <w:spacing w:before="50" w:after="50"/>
              <w:rPr>
                <w:rFonts w:ascii="Garamond" w:hAnsi="Garamond"/>
              </w:rPr>
            </w:pPr>
            <w:r w:rsidRPr="002D24EC">
              <w:rPr>
                <w:rFonts w:ascii="Garamond" w:hAnsi="Garamond"/>
              </w:rPr>
              <w:t>8</w:t>
            </w:r>
          </w:p>
        </w:tc>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46D371C" w14:textId="77777777" w:rsidR="00D86CC3" w:rsidRPr="002D24EC" w:rsidRDefault="0047756B">
            <w:pPr>
              <w:spacing w:before="50" w:after="50"/>
              <w:rPr>
                <w:rFonts w:ascii="Garamond" w:hAnsi="Garamond"/>
              </w:rPr>
            </w:pPr>
            <w:r w:rsidRPr="002D24EC">
              <w:rPr>
                <w:rFonts w:ascii="Garamond" w:hAnsi="Garamond"/>
              </w:rPr>
              <w:t>Independence Day</w:t>
            </w:r>
          </w:p>
        </w:tc>
        <w:tc>
          <w:tcPr>
            <w:tcW w:w="39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CE81BEA" w14:textId="77777777" w:rsidR="00D86CC3" w:rsidRPr="002D24EC" w:rsidRDefault="0047756B">
            <w:pPr>
              <w:spacing w:before="50" w:after="50"/>
              <w:rPr>
                <w:rFonts w:ascii="Garamond" w:hAnsi="Garamond"/>
              </w:rPr>
            </w:pPr>
            <w:r w:rsidRPr="002D24EC">
              <w:rPr>
                <w:rFonts w:ascii="Garamond" w:hAnsi="Garamond"/>
              </w:rPr>
              <w:t>15th August 2026</w:t>
            </w:r>
          </w:p>
        </w:tc>
      </w:tr>
      <w:tr w:rsidR="00D86CC3" w:rsidRPr="002D24EC" w14:paraId="63D0718C"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29ACB9" w14:textId="77777777" w:rsidR="00D86CC3" w:rsidRPr="002D24EC" w:rsidRDefault="0047756B">
            <w:pPr>
              <w:spacing w:before="50" w:after="50"/>
              <w:rPr>
                <w:rFonts w:ascii="Garamond" w:hAnsi="Garamond"/>
              </w:rPr>
            </w:pPr>
            <w:r w:rsidRPr="002D24EC">
              <w:rPr>
                <w:rFonts w:ascii="Garamond" w:hAnsi="Garamond"/>
              </w:rPr>
              <w:t>9</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D41F3C" w14:textId="77777777" w:rsidR="00D86CC3" w:rsidRPr="002D24EC" w:rsidRDefault="0047756B">
            <w:pPr>
              <w:spacing w:before="50" w:after="50"/>
              <w:rPr>
                <w:rFonts w:ascii="Garamond" w:hAnsi="Garamond"/>
              </w:rPr>
            </w:pPr>
            <w:r w:rsidRPr="002D24EC">
              <w:rPr>
                <w:rFonts w:ascii="Garamond" w:hAnsi="Garamond"/>
              </w:rPr>
              <w:t>Ganesh Chaturthi</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BEF52C" w14:textId="77777777" w:rsidR="00D86CC3" w:rsidRPr="002D24EC" w:rsidRDefault="0047756B">
            <w:pPr>
              <w:spacing w:before="50" w:after="50"/>
              <w:rPr>
                <w:rFonts w:ascii="Garamond" w:hAnsi="Garamond"/>
              </w:rPr>
            </w:pPr>
            <w:r w:rsidRPr="002D24EC">
              <w:rPr>
                <w:rFonts w:ascii="Garamond" w:hAnsi="Garamond"/>
              </w:rPr>
              <w:t>14th September 2026</w:t>
            </w:r>
          </w:p>
        </w:tc>
      </w:tr>
      <w:tr w:rsidR="00D86CC3" w:rsidRPr="002D24EC" w14:paraId="16E6A4B0" w14:textId="77777777">
        <w:tc>
          <w:tcPr>
            <w:tcW w:w="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EA0FC86" w14:textId="77777777" w:rsidR="00D86CC3" w:rsidRPr="002D24EC" w:rsidRDefault="0047756B">
            <w:pPr>
              <w:spacing w:before="50" w:after="50"/>
              <w:rPr>
                <w:rFonts w:ascii="Garamond" w:hAnsi="Garamond"/>
              </w:rPr>
            </w:pPr>
            <w:r w:rsidRPr="002D24EC">
              <w:rPr>
                <w:rFonts w:ascii="Garamond" w:hAnsi="Garamond"/>
              </w:rPr>
              <w:t>10</w:t>
            </w:r>
          </w:p>
        </w:tc>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1047367" w14:textId="77777777" w:rsidR="00D86CC3" w:rsidRPr="002D24EC" w:rsidRDefault="00306113">
            <w:pPr>
              <w:spacing w:before="50" w:after="50"/>
              <w:rPr>
                <w:rFonts w:ascii="Garamond" w:hAnsi="Garamond"/>
              </w:rPr>
            </w:pPr>
            <w:proofErr w:type="spellStart"/>
            <w:r w:rsidRPr="002D24EC">
              <w:rPr>
                <w:rFonts w:ascii="Garamond" w:hAnsi="Garamond"/>
              </w:rPr>
              <w:t>Dussera</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2CBFE45" w14:textId="77777777" w:rsidR="00D86CC3" w:rsidRPr="002D24EC" w:rsidRDefault="0047756B">
            <w:pPr>
              <w:spacing w:before="50" w:after="50"/>
              <w:rPr>
                <w:rFonts w:ascii="Garamond" w:hAnsi="Garamond"/>
              </w:rPr>
            </w:pPr>
            <w:r w:rsidRPr="002D24EC">
              <w:rPr>
                <w:rFonts w:ascii="Garamond" w:hAnsi="Garamond"/>
              </w:rPr>
              <w:t>20th October 2026</w:t>
            </w:r>
          </w:p>
        </w:tc>
      </w:tr>
      <w:tr w:rsidR="00D86CC3" w:rsidRPr="002D24EC" w14:paraId="6F34C08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48C4F0" w14:textId="77777777" w:rsidR="00D86CC3" w:rsidRPr="002D24EC" w:rsidRDefault="0047756B">
            <w:pPr>
              <w:spacing w:before="50" w:after="50"/>
              <w:rPr>
                <w:rFonts w:ascii="Garamond" w:hAnsi="Garamond"/>
              </w:rPr>
            </w:pPr>
            <w:r w:rsidRPr="002D24EC">
              <w:rPr>
                <w:rFonts w:ascii="Garamond" w:hAnsi="Garamond"/>
              </w:rPr>
              <w:t>11</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B7EC39" w14:textId="77777777" w:rsidR="00D86CC3" w:rsidRPr="002D24EC" w:rsidRDefault="0047756B">
            <w:pPr>
              <w:spacing w:before="50" w:after="50"/>
              <w:rPr>
                <w:rFonts w:ascii="Garamond" w:hAnsi="Garamond"/>
              </w:rPr>
            </w:pPr>
            <w:r w:rsidRPr="002D24EC">
              <w:rPr>
                <w:rFonts w:ascii="Garamond" w:hAnsi="Garamond"/>
              </w:rPr>
              <w:t>Diwali Amavasya (Laxmi Pujan)</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EE3A06" w14:textId="77777777" w:rsidR="00D86CC3" w:rsidRPr="002D24EC" w:rsidRDefault="0047756B">
            <w:pPr>
              <w:spacing w:before="50" w:after="50"/>
              <w:rPr>
                <w:rFonts w:ascii="Garamond" w:hAnsi="Garamond"/>
              </w:rPr>
            </w:pPr>
            <w:r w:rsidRPr="002D24EC">
              <w:rPr>
                <w:rFonts w:ascii="Garamond" w:hAnsi="Garamond"/>
              </w:rPr>
              <w:t>8th November 2026</w:t>
            </w:r>
          </w:p>
        </w:tc>
      </w:tr>
      <w:tr w:rsidR="00D86CC3" w:rsidRPr="002D24EC" w14:paraId="4BF62CB2" w14:textId="77777777">
        <w:tc>
          <w:tcPr>
            <w:tcW w:w="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5CC199F" w14:textId="77777777" w:rsidR="00D86CC3" w:rsidRPr="002D24EC" w:rsidRDefault="0047756B">
            <w:pPr>
              <w:spacing w:before="50" w:after="50"/>
              <w:rPr>
                <w:rFonts w:ascii="Garamond" w:hAnsi="Garamond"/>
              </w:rPr>
            </w:pPr>
            <w:r w:rsidRPr="002D24EC">
              <w:rPr>
                <w:rFonts w:ascii="Garamond" w:hAnsi="Garamond"/>
              </w:rPr>
              <w:t>12</w:t>
            </w:r>
          </w:p>
        </w:tc>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1FFC35A" w14:textId="77777777" w:rsidR="00D86CC3" w:rsidRPr="002D24EC" w:rsidRDefault="0047756B">
            <w:pPr>
              <w:spacing w:before="50" w:after="50"/>
              <w:rPr>
                <w:rFonts w:ascii="Garamond" w:hAnsi="Garamond"/>
              </w:rPr>
            </w:pPr>
            <w:r w:rsidRPr="002D24EC">
              <w:rPr>
                <w:rFonts w:ascii="Garamond" w:hAnsi="Garamond"/>
              </w:rPr>
              <w:t>Kartik Amavasya</w:t>
            </w:r>
          </w:p>
        </w:tc>
        <w:tc>
          <w:tcPr>
            <w:tcW w:w="39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BF61E54" w14:textId="77777777" w:rsidR="00D86CC3" w:rsidRPr="002D24EC" w:rsidRDefault="0047756B">
            <w:pPr>
              <w:spacing w:before="50" w:after="50"/>
              <w:rPr>
                <w:rFonts w:ascii="Garamond" w:hAnsi="Garamond"/>
              </w:rPr>
            </w:pPr>
            <w:r w:rsidRPr="002D24EC">
              <w:rPr>
                <w:rFonts w:ascii="Garamond" w:hAnsi="Garamond"/>
              </w:rPr>
              <w:t>9th November 2026</w:t>
            </w:r>
          </w:p>
        </w:tc>
      </w:tr>
      <w:tr w:rsidR="00D86CC3" w:rsidRPr="002D24EC" w14:paraId="5CBBAAD4"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1D7AA3" w14:textId="77777777" w:rsidR="00D86CC3" w:rsidRPr="002D24EC" w:rsidRDefault="0047756B">
            <w:pPr>
              <w:spacing w:before="50" w:after="50"/>
              <w:rPr>
                <w:rFonts w:ascii="Garamond" w:hAnsi="Garamond"/>
              </w:rPr>
            </w:pPr>
            <w:r w:rsidRPr="002D24EC">
              <w:rPr>
                <w:rFonts w:ascii="Garamond" w:hAnsi="Garamond"/>
              </w:rPr>
              <w:t>13</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F68E1E" w14:textId="77777777" w:rsidR="00D86CC3" w:rsidRPr="002D24EC" w:rsidRDefault="0047756B">
            <w:pPr>
              <w:spacing w:before="50" w:after="50"/>
              <w:rPr>
                <w:rFonts w:ascii="Garamond" w:hAnsi="Garamond"/>
              </w:rPr>
            </w:pPr>
            <w:r w:rsidRPr="002D24EC">
              <w:rPr>
                <w:rFonts w:ascii="Garamond" w:hAnsi="Garamond"/>
              </w:rPr>
              <w:t xml:space="preserve">Diwali (Bali </w:t>
            </w:r>
            <w:proofErr w:type="spellStart"/>
            <w:r w:rsidRPr="002D24EC">
              <w:rPr>
                <w:rFonts w:ascii="Garamond" w:hAnsi="Garamond"/>
              </w:rPr>
              <w:t>Pratipada</w:t>
            </w:r>
            <w:proofErr w:type="spellEnd"/>
            <w:r w:rsidRPr="002D24EC">
              <w:rPr>
                <w:rFonts w:ascii="Garamond" w:hAnsi="Garamond"/>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B6D2A5" w14:textId="77777777" w:rsidR="00D86CC3" w:rsidRPr="002D24EC" w:rsidRDefault="0047756B">
            <w:pPr>
              <w:spacing w:before="50" w:after="50"/>
              <w:rPr>
                <w:rFonts w:ascii="Garamond" w:hAnsi="Garamond"/>
              </w:rPr>
            </w:pPr>
            <w:r w:rsidRPr="002D24EC">
              <w:rPr>
                <w:rFonts w:ascii="Garamond" w:hAnsi="Garamond"/>
              </w:rPr>
              <w:t>10th November 2026</w:t>
            </w:r>
          </w:p>
        </w:tc>
      </w:tr>
      <w:tr w:rsidR="00D86CC3" w:rsidRPr="002D24EC" w14:paraId="2DB3C410" w14:textId="77777777">
        <w:tc>
          <w:tcPr>
            <w:tcW w:w="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6956B46" w14:textId="77777777" w:rsidR="00D86CC3" w:rsidRPr="002D24EC" w:rsidRDefault="0047756B">
            <w:pPr>
              <w:spacing w:before="50" w:after="50"/>
              <w:rPr>
                <w:rFonts w:ascii="Garamond" w:hAnsi="Garamond"/>
              </w:rPr>
            </w:pPr>
            <w:r w:rsidRPr="002D24EC">
              <w:rPr>
                <w:rFonts w:ascii="Garamond" w:hAnsi="Garamond"/>
              </w:rPr>
              <w:t>14</w:t>
            </w:r>
          </w:p>
        </w:tc>
        <w:tc>
          <w:tcPr>
            <w:tcW w:w="4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D411141" w14:textId="77777777" w:rsidR="00D86CC3" w:rsidRPr="002D24EC" w:rsidRDefault="0047756B">
            <w:pPr>
              <w:spacing w:before="50" w:after="50"/>
              <w:rPr>
                <w:rFonts w:ascii="Garamond" w:hAnsi="Garamond"/>
              </w:rPr>
            </w:pPr>
            <w:r w:rsidRPr="002D24EC">
              <w:rPr>
                <w:rFonts w:ascii="Garamond" w:hAnsi="Garamond"/>
              </w:rPr>
              <w:t>Christmas</w:t>
            </w:r>
          </w:p>
        </w:tc>
        <w:tc>
          <w:tcPr>
            <w:tcW w:w="39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43FC6A0" w14:textId="77777777" w:rsidR="00D86CC3" w:rsidRPr="002D24EC" w:rsidRDefault="0047756B">
            <w:pPr>
              <w:spacing w:before="50" w:after="50"/>
              <w:rPr>
                <w:rFonts w:ascii="Garamond" w:hAnsi="Garamond"/>
              </w:rPr>
            </w:pPr>
            <w:r w:rsidRPr="002D24EC">
              <w:rPr>
                <w:rFonts w:ascii="Garamond" w:hAnsi="Garamond"/>
              </w:rPr>
              <w:t>25th December 2026</w:t>
            </w:r>
          </w:p>
        </w:tc>
      </w:tr>
    </w:tbl>
    <w:p w14:paraId="64756EC7" w14:textId="77777777" w:rsidR="00D86CC3" w:rsidRPr="002D24EC" w:rsidRDefault="00D86CC3">
      <w:pPr>
        <w:spacing w:before="80"/>
        <w:rPr>
          <w:rFonts w:ascii="Garamond" w:hAnsi="Garamond"/>
        </w:rPr>
      </w:pPr>
    </w:p>
    <w:p w14:paraId="0827C7C0" w14:textId="77777777" w:rsidR="00D86CC3" w:rsidRPr="002D24EC" w:rsidRDefault="0047756B">
      <w:pPr>
        <w:pBdr>
          <w:bottom w:val="single" w:sz="4" w:space="0" w:color="2E75B6"/>
        </w:pBdr>
        <w:spacing w:before="200" w:after="80"/>
        <w:rPr>
          <w:rFonts w:ascii="Garamond" w:hAnsi="Garamond"/>
        </w:rPr>
      </w:pPr>
      <w:r w:rsidRPr="002D24EC">
        <w:rPr>
          <w:rFonts w:ascii="Garamond" w:hAnsi="Garamond"/>
          <w:b/>
          <w:bCs/>
          <w:color w:val="1F3864"/>
        </w:rPr>
        <w:t>Employee Engagement Activities</w:t>
      </w:r>
    </w:p>
    <w:p w14:paraId="7926C319"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Birthday Celebrations — Monthly celebration on the last day of every month</w:t>
      </w:r>
    </w:p>
    <w:p w14:paraId="5F1798AE"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Annual Picnic — One-day outing for all JHS staff</w:t>
      </w:r>
    </w:p>
    <w:p w14:paraId="27493C21"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Fun Friday — Snacks every Friday evening</w:t>
      </w:r>
      <w:r w:rsidR="007D1F47" w:rsidRPr="002D24EC">
        <w:rPr>
          <w:rFonts w:ascii="Garamond" w:hAnsi="Garamond"/>
        </w:rPr>
        <w:t xml:space="preserve"> &amp; activities if time permits &amp; no client is visiting</w:t>
      </w:r>
    </w:p>
    <w:p w14:paraId="3F948D90"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Regulatory Radar — Monthly knowledge-sharing newsletter</w:t>
      </w:r>
    </w:p>
    <w:p w14:paraId="4107A368" w14:textId="77777777" w:rsidR="00D86CC3" w:rsidRPr="002D24EC" w:rsidRDefault="0047756B">
      <w:pPr>
        <w:pStyle w:val="ListParagraph"/>
        <w:numPr>
          <w:ilvl w:val="0"/>
          <w:numId w:val="1"/>
        </w:numPr>
        <w:spacing w:before="40" w:after="40"/>
        <w:rPr>
          <w:rFonts w:ascii="Garamond" w:hAnsi="Garamond"/>
        </w:rPr>
      </w:pPr>
      <w:r w:rsidRPr="002D24EC">
        <w:rPr>
          <w:rFonts w:ascii="Garamond" w:hAnsi="Garamond"/>
        </w:rPr>
        <w:t>Hall of Fame — Monthly recognition of outstanding audit work (every 7th)</w:t>
      </w:r>
    </w:p>
    <w:p w14:paraId="5D149B4E" w14:textId="77777777" w:rsidR="004F0409" w:rsidRPr="002D24EC" w:rsidRDefault="004F0409">
      <w:pPr>
        <w:pStyle w:val="ListParagraph"/>
        <w:numPr>
          <w:ilvl w:val="0"/>
          <w:numId w:val="1"/>
        </w:numPr>
        <w:spacing w:before="40" w:after="40"/>
        <w:rPr>
          <w:rFonts w:ascii="Garamond" w:hAnsi="Garamond"/>
        </w:rPr>
      </w:pPr>
      <w:r w:rsidRPr="002D24EC">
        <w:rPr>
          <w:rFonts w:ascii="Garamond" w:hAnsi="Garamond"/>
        </w:rPr>
        <w:t>Client Meet- We host a special event for all our clients to get to know them better</w:t>
      </w:r>
    </w:p>
    <w:p w14:paraId="7A96E6F5" w14:textId="77777777" w:rsidR="00D86CC3" w:rsidRPr="002D24EC" w:rsidRDefault="00D86CC3">
      <w:pPr>
        <w:spacing w:before="60"/>
        <w:rPr>
          <w:rFonts w:ascii="Garamond" w:hAnsi="Garamond"/>
        </w:rPr>
      </w:pPr>
    </w:p>
    <w:p w14:paraId="0A274D3A"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20" w:name="_Toc226009729"/>
      <w:r w:rsidRPr="002D24EC">
        <w:rPr>
          <w:rFonts w:ascii="Garamond" w:hAnsi="Garamond"/>
          <w:b/>
          <w:bCs/>
          <w:color w:val="FFFFFF"/>
          <w:sz w:val="20"/>
          <w:szCs w:val="20"/>
        </w:rPr>
        <w:t>18. ALUMNI</w:t>
      </w:r>
      <w:bookmarkEnd w:id="20"/>
    </w:p>
    <w:p w14:paraId="20CA6617" w14:textId="77777777" w:rsidR="00D86CC3" w:rsidRPr="002D24EC" w:rsidRDefault="0047756B">
      <w:pPr>
        <w:spacing w:before="60" w:after="60"/>
        <w:rPr>
          <w:rFonts w:ascii="Garamond" w:hAnsi="Garamond"/>
        </w:rPr>
      </w:pPr>
      <w:r w:rsidRPr="002D24EC">
        <w:rPr>
          <w:rFonts w:ascii="Garamond" w:hAnsi="Garamond"/>
        </w:rPr>
        <w:t>JHS maintains a strong alumni network of former employees. The network is used to share job openings, maintain community bonds, and provide references. A WhatsApp alumni group is maintained for ongoing connection.</w:t>
      </w:r>
    </w:p>
    <w:p w14:paraId="0FBB46CB" w14:textId="77777777" w:rsidR="00D86CC3" w:rsidRPr="002D24EC" w:rsidRDefault="00D86CC3">
      <w:pPr>
        <w:spacing w:before="60"/>
        <w:rPr>
          <w:rFonts w:ascii="Garamond" w:hAnsi="Garamond"/>
        </w:rPr>
      </w:pPr>
    </w:p>
    <w:p w14:paraId="1E978355" w14:textId="77777777" w:rsidR="00D86CC3" w:rsidRPr="002D24EC" w:rsidRDefault="0047756B">
      <w:pPr>
        <w:pStyle w:val="Heading1"/>
        <w:shd w:val="clear" w:color="auto" w:fill="1F3864"/>
        <w:spacing w:before="240" w:after="120"/>
        <w:ind w:left="120" w:right="120"/>
        <w:rPr>
          <w:rFonts w:ascii="Garamond" w:hAnsi="Garamond"/>
          <w:sz w:val="20"/>
          <w:szCs w:val="20"/>
        </w:rPr>
      </w:pPr>
      <w:bookmarkStart w:id="21" w:name="_Toc226009730"/>
      <w:r w:rsidRPr="002D24EC">
        <w:rPr>
          <w:rFonts w:ascii="Garamond" w:hAnsi="Garamond"/>
          <w:b/>
          <w:bCs/>
          <w:color w:val="FFFFFF"/>
          <w:sz w:val="20"/>
          <w:szCs w:val="20"/>
        </w:rPr>
        <w:t>19. RETIREMENT</w:t>
      </w:r>
      <w:bookmarkEnd w:id="21"/>
    </w:p>
    <w:p w14:paraId="5C4DEA0F" w14:textId="116C98F2" w:rsidR="00CA6C16" w:rsidRPr="002D24EC" w:rsidRDefault="0047756B" w:rsidP="00C4688D">
      <w:pPr>
        <w:spacing w:before="60" w:after="60"/>
        <w:rPr>
          <w:rFonts w:ascii="Garamond" w:hAnsi="Garamond"/>
        </w:rPr>
      </w:pPr>
      <w:r w:rsidRPr="002D24EC">
        <w:rPr>
          <w:rFonts w:ascii="Garamond" w:hAnsi="Garamond"/>
        </w:rPr>
        <w:t>The retirement age at JHS is 60 years. Extensions may be offered on a case-by-case basis. For Partners, the retirement age is as governed by the Partnership Deed.</w:t>
      </w:r>
    </w:p>
    <w:p w14:paraId="5A855EC4" w14:textId="29BECA59" w:rsidR="00CA6C16" w:rsidRPr="002D24EC" w:rsidRDefault="00CA6C16" w:rsidP="00CA6C16">
      <w:pPr>
        <w:pStyle w:val="Heading1"/>
        <w:shd w:val="clear" w:color="auto" w:fill="1F3864"/>
        <w:spacing w:before="240" w:after="120"/>
        <w:ind w:left="120" w:right="120"/>
        <w:rPr>
          <w:rFonts w:ascii="Garamond" w:hAnsi="Garamond"/>
          <w:sz w:val="20"/>
          <w:szCs w:val="20"/>
        </w:rPr>
      </w:pPr>
      <w:r w:rsidRPr="002D24EC">
        <w:rPr>
          <w:rFonts w:ascii="Garamond" w:hAnsi="Garamond"/>
          <w:sz w:val="20"/>
          <w:szCs w:val="20"/>
        </w:rPr>
        <w:br w:type="page"/>
      </w:r>
      <w:bookmarkStart w:id="22" w:name="_Toc226009731"/>
      <w:r w:rsidRPr="002D24EC">
        <w:rPr>
          <w:rFonts w:ascii="Garamond" w:hAnsi="Garamond"/>
          <w:b/>
          <w:bCs/>
          <w:color w:val="FFFFFF"/>
          <w:sz w:val="20"/>
          <w:szCs w:val="20"/>
        </w:rPr>
        <w:lastRenderedPageBreak/>
        <w:t>FROM THE FOUNDER’S DESK</w:t>
      </w:r>
      <w:bookmarkEnd w:id="22"/>
    </w:p>
    <w:p w14:paraId="7CBA7B8D" w14:textId="77777777" w:rsidR="00CA6C16" w:rsidRPr="00433368" w:rsidRDefault="00CA6C16" w:rsidP="00CA6C16">
      <w:pPr>
        <w:pStyle w:val="isselectedend"/>
        <w:rPr>
          <w:rFonts w:ascii="Garamond" w:hAnsi="Garamond"/>
          <w:sz w:val="28"/>
          <w:szCs w:val="28"/>
        </w:rPr>
      </w:pPr>
      <w:r w:rsidRPr="00433368">
        <w:rPr>
          <w:rFonts w:ascii="Garamond" w:hAnsi="Garamond"/>
          <w:sz w:val="28"/>
          <w:szCs w:val="28"/>
        </w:rPr>
        <w:t>Dear Team,</w:t>
      </w:r>
    </w:p>
    <w:p w14:paraId="1922BF58" w14:textId="77777777" w:rsidR="00CA6C16" w:rsidRPr="00433368" w:rsidRDefault="00CA6C16" w:rsidP="00CA6C16">
      <w:pPr>
        <w:pStyle w:val="isselectedend"/>
        <w:rPr>
          <w:rFonts w:ascii="Garamond" w:hAnsi="Garamond"/>
          <w:sz w:val="28"/>
          <w:szCs w:val="28"/>
        </w:rPr>
      </w:pPr>
      <w:r w:rsidRPr="00433368">
        <w:rPr>
          <w:rFonts w:ascii="Garamond" w:hAnsi="Garamond"/>
          <w:sz w:val="28"/>
          <w:szCs w:val="28"/>
        </w:rPr>
        <w:t xml:space="preserve">At </w:t>
      </w:r>
      <w:r w:rsidRPr="00433368">
        <w:rPr>
          <w:rStyle w:val="Strong"/>
          <w:rFonts w:ascii="Garamond" w:hAnsi="Garamond"/>
          <w:sz w:val="28"/>
          <w:szCs w:val="28"/>
        </w:rPr>
        <w:t>JHS</w:t>
      </w:r>
      <w:r w:rsidRPr="00433368">
        <w:rPr>
          <w:rFonts w:ascii="Garamond" w:hAnsi="Garamond"/>
          <w:sz w:val="28"/>
          <w:szCs w:val="28"/>
        </w:rPr>
        <w:t xml:space="preserve">, our strength has always been defined not just by the services we deliver, but by the </w:t>
      </w:r>
      <w:r w:rsidRPr="00433368">
        <w:rPr>
          <w:rStyle w:val="Strong"/>
          <w:rFonts w:ascii="Garamond" w:hAnsi="Garamond"/>
          <w:sz w:val="28"/>
          <w:szCs w:val="28"/>
        </w:rPr>
        <w:t>standards we uphold every day</w:t>
      </w:r>
      <w:r w:rsidRPr="00433368">
        <w:rPr>
          <w:rFonts w:ascii="Garamond" w:hAnsi="Garamond"/>
          <w:sz w:val="28"/>
          <w:szCs w:val="28"/>
        </w:rPr>
        <w:t>.</w:t>
      </w:r>
    </w:p>
    <w:p w14:paraId="651354D4" w14:textId="77777777" w:rsidR="00CA6C16" w:rsidRPr="00433368" w:rsidRDefault="00CA6C16" w:rsidP="00CA6C16">
      <w:pPr>
        <w:pStyle w:val="isselectedend"/>
        <w:rPr>
          <w:rFonts w:ascii="Garamond" w:hAnsi="Garamond"/>
          <w:sz w:val="28"/>
          <w:szCs w:val="28"/>
        </w:rPr>
      </w:pPr>
      <w:r w:rsidRPr="00433368">
        <w:rPr>
          <w:rFonts w:ascii="Garamond" w:hAnsi="Garamond"/>
          <w:sz w:val="28"/>
          <w:szCs w:val="28"/>
        </w:rPr>
        <w:t xml:space="preserve">As we continue to grow, it is important that we remain aligned to our </w:t>
      </w:r>
      <w:r w:rsidRPr="00433368">
        <w:rPr>
          <w:rStyle w:val="Strong"/>
          <w:rFonts w:ascii="Garamond" w:hAnsi="Garamond"/>
          <w:sz w:val="28"/>
          <w:szCs w:val="28"/>
        </w:rPr>
        <w:t>Gold Standards</w:t>
      </w:r>
      <w:r w:rsidRPr="00433368">
        <w:rPr>
          <w:rFonts w:ascii="Garamond" w:hAnsi="Garamond"/>
          <w:sz w:val="28"/>
          <w:szCs w:val="28"/>
        </w:rPr>
        <w:t xml:space="preserve"> — </w:t>
      </w:r>
      <w:r w:rsidRPr="00433368">
        <w:rPr>
          <w:rStyle w:val="Strong"/>
          <w:rFonts w:ascii="Garamond" w:hAnsi="Garamond"/>
          <w:sz w:val="28"/>
          <w:szCs w:val="28"/>
        </w:rPr>
        <w:t>quality, integrity, accountability, and a result-oriented approach</w:t>
      </w:r>
      <w:r w:rsidRPr="00433368">
        <w:rPr>
          <w:rFonts w:ascii="Garamond" w:hAnsi="Garamond"/>
          <w:sz w:val="28"/>
          <w:szCs w:val="28"/>
        </w:rPr>
        <w:t>. These are not just principles, but the way we work, take decisions, and deliver value to our clients.</w:t>
      </w:r>
    </w:p>
    <w:p w14:paraId="31AA3C42" w14:textId="77777777" w:rsidR="00CA6C16" w:rsidRPr="00433368" w:rsidRDefault="00CA6C16" w:rsidP="00CA6C16">
      <w:pPr>
        <w:pStyle w:val="isselectedend"/>
        <w:rPr>
          <w:rFonts w:ascii="Garamond" w:hAnsi="Garamond"/>
          <w:sz w:val="28"/>
          <w:szCs w:val="28"/>
        </w:rPr>
      </w:pPr>
      <w:r w:rsidRPr="00433368">
        <w:rPr>
          <w:rFonts w:ascii="Garamond" w:hAnsi="Garamond"/>
          <w:sz w:val="28"/>
          <w:szCs w:val="28"/>
        </w:rPr>
        <w:t xml:space="preserve">This </w:t>
      </w:r>
      <w:r w:rsidRPr="00433368">
        <w:rPr>
          <w:rStyle w:val="Strong"/>
          <w:rFonts w:ascii="Garamond" w:hAnsi="Garamond"/>
          <w:sz w:val="28"/>
          <w:szCs w:val="28"/>
        </w:rPr>
        <w:t>HR Policy Handbook</w:t>
      </w:r>
      <w:r w:rsidRPr="00433368">
        <w:rPr>
          <w:rFonts w:ascii="Garamond" w:hAnsi="Garamond"/>
          <w:sz w:val="28"/>
          <w:szCs w:val="28"/>
        </w:rPr>
        <w:t xml:space="preserve"> is designed to bring </w:t>
      </w:r>
      <w:r w:rsidRPr="00433368">
        <w:rPr>
          <w:rStyle w:val="Strong"/>
          <w:rFonts w:ascii="Garamond" w:hAnsi="Garamond"/>
          <w:sz w:val="28"/>
          <w:szCs w:val="28"/>
        </w:rPr>
        <w:t>clarity, consistency, and structure</w:t>
      </w:r>
      <w:r w:rsidRPr="00433368">
        <w:rPr>
          <w:rFonts w:ascii="Garamond" w:hAnsi="Garamond"/>
          <w:sz w:val="28"/>
          <w:szCs w:val="28"/>
        </w:rPr>
        <w:t xml:space="preserve"> to our people practices, while ensuring that our culture remains strong and aligned across teams and locations.</w:t>
      </w:r>
    </w:p>
    <w:p w14:paraId="6AD67163" w14:textId="77777777" w:rsidR="00CA6C16" w:rsidRPr="00433368" w:rsidRDefault="00CA6C16" w:rsidP="00CA6C16">
      <w:pPr>
        <w:pStyle w:val="isselectedend"/>
        <w:rPr>
          <w:rFonts w:ascii="Garamond" w:hAnsi="Garamond"/>
          <w:sz w:val="28"/>
          <w:szCs w:val="28"/>
        </w:rPr>
      </w:pPr>
      <w:r w:rsidRPr="00433368">
        <w:rPr>
          <w:rFonts w:ascii="Garamond" w:hAnsi="Garamond"/>
          <w:sz w:val="28"/>
          <w:szCs w:val="28"/>
        </w:rPr>
        <w:t xml:space="preserve">I encourage each one of you to follow these policies in both letter and spirit, and continue demonstrating the </w:t>
      </w:r>
      <w:r w:rsidRPr="00433368">
        <w:rPr>
          <w:rStyle w:val="Strong"/>
          <w:rFonts w:ascii="Garamond" w:hAnsi="Garamond"/>
          <w:sz w:val="28"/>
          <w:szCs w:val="28"/>
        </w:rPr>
        <w:t>ownership and commitment</w:t>
      </w:r>
      <w:r w:rsidRPr="00433368">
        <w:rPr>
          <w:rFonts w:ascii="Garamond" w:hAnsi="Garamond"/>
          <w:sz w:val="28"/>
          <w:szCs w:val="28"/>
        </w:rPr>
        <w:t xml:space="preserve"> that define JHS.</w:t>
      </w:r>
    </w:p>
    <w:p w14:paraId="164A369E" w14:textId="301689A0" w:rsidR="00CA6C16" w:rsidRPr="00433368" w:rsidRDefault="00CA6C16" w:rsidP="00CA6C16">
      <w:pPr>
        <w:pStyle w:val="isselectedend"/>
        <w:rPr>
          <w:rFonts w:ascii="Garamond" w:hAnsi="Garamond"/>
          <w:sz w:val="28"/>
          <w:szCs w:val="28"/>
        </w:rPr>
      </w:pPr>
      <w:r w:rsidRPr="00433368">
        <w:rPr>
          <w:rFonts w:ascii="Garamond" w:hAnsi="Garamond"/>
          <w:sz w:val="28"/>
          <w:szCs w:val="28"/>
        </w:rPr>
        <w:t xml:space="preserve">Any exceptions to this policy shall be subject to </w:t>
      </w:r>
      <w:r w:rsidRPr="00433368">
        <w:rPr>
          <w:rStyle w:val="Strong"/>
          <w:rFonts w:ascii="Garamond" w:hAnsi="Garamond"/>
          <w:sz w:val="28"/>
          <w:szCs w:val="28"/>
        </w:rPr>
        <w:t>management approval</w:t>
      </w:r>
      <w:r w:rsidRPr="00433368">
        <w:rPr>
          <w:rFonts w:ascii="Garamond" w:hAnsi="Garamond"/>
          <w:sz w:val="28"/>
          <w:szCs w:val="28"/>
        </w:rPr>
        <w:t xml:space="preserve">, and the </w:t>
      </w:r>
      <w:r w:rsidRPr="00433368">
        <w:rPr>
          <w:rStyle w:val="Strong"/>
          <w:rFonts w:ascii="Garamond" w:hAnsi="Garamond"/>
          <w:sz w:val="28"/>
          <w:szCs w:val="28"/>
        </w:rPr>
        <w:t>decision of management shall be final and binding</w:t>
      </w:r>
      <w:r w:rsidRPr="00433368">
        <w:rPr>
          <w:rFonts w:ascii="Garamond" w:hAnsi="Garamond"/>
          <w:sz w:val="28"/>
          <w:szCs w:val="28"/>
        </w:rPr>
        <w:t>.</w:t>
      </w:r>
    </w:p>
    <w:p w14:paraId="74BBA708" w14:textId="6BAA9BCF" w:rsidR="00CA6C16" w:rsidRPr="00433368" w:rsidRDefault="00CA6C16" w:rsidP="00CA6C16">
      <w:pPr>
        <w:pStyle w:val="isselectedend"/>
        <w:rPr>
          <w:rFonts w:ascii="Garamond" w:hAnsi="Garamond"/>
          <w:sz w:val="28"/>
          <w:szCs w:val="28"/>
        </w:rPr>
      </w:pPr>
      <w:r w:rsidRPr="00433368">
        <w:rPr>
          <w:rFonts w:ascii="Garamond" w:hAnsi="Garamond"/>
          <w:sz w:val="28"/>
          <w:szCs w:val="28"/>
        </w:rPr>
        <w:t xml:space="preserve">Let’s continue to build JHS with the same </w:t>
      </w:r>
      <w:r w:rsidRPr="00433368">
        <w:rPr>
          <w:rStyle w:val="Strong"/>
          <w:rFonts w:ascii="Garamond" w:hAnsi="Garamond"/>
          <w:sz w:val="28"/>
          <w:szCs w:val="28"/>
        </w:rPr>
        <w:t>discipline, trust, and pursuit of excellence</w:t>
      </w:r>
      <w:r w:rsidRPr="00433368">
        <w:rPr>
          <w:rFonts w:ascii="Garamond" w:hAnsi="Garamond"/>
          <w:sz w:val="28"/>
          <w:szCs w:val="28"/>
        </w:rPr>
        <w:t xml:space="preserve"> </w:t>
      </w:r>
      <w:r w:rsidRPr="00433368">
        <w:rPr>
          <w:rFonts w:ascii="Apple Color Emoji" w:hAnsi="Apple Color Emoji" w:cs="Apple Color Emoji"/>
          <w:sz w:val="28"/>
          <w:szCs w:val="28"/>
        </w:rPr>
        <w:t>🚀</w:t>
      </w:r>
    </w:p>
    <w:p w14:paraId="5E03D3FE" w14:textId="6778A621" w:rsidR="00CA6C16" w:rsidRPr="00433368" w:rsidRDefault="00CA6C16" w:rsidP="00CA6C16">
      <w:pPr>
        <w:pStyle w:val="isselectedend"/>
        <w:rPr>
          <w:rFonts w:ascii="Garamond" w:hAnsi="Garamond"/>
          <w:sz w:val="28"/>
          <w:szCs w:val="28"/>
        </w:rPr>
      </w:pPr>
      <w:r w:rsidRPr="00433368">
        <w:rPr>
          <w:rFonts w:ascii="Garamond" w:hAnsi="Garamond"/>
          <w:sz w:val="28"/>
          <w:szCs w:val="28"/>
        </w:rPr>
        <w:t>Warm regards,</w:t>
      </w:r>
    </w:p>
    <w:p w14:paraId="1DF2AC85" w14:textId="1A8A363A" w:rsidR="00433368" w:rsidRDefault="00433368" w:rsidP="00CA6C16">
      <w:pPr>
        <w:pStyle w:val="isselectedend"/>
        <w:rPr>
          <w:rFonts w:ascii="Garamond" w:hAnsi="Garamond"/>
          <w:sz w:val="20"/>
          <w:szCs w:val="20"/>
        </w:rPr>
      </w:pPr>
      <w:r>
        <w:rPr>
          <w:rFonts w:ascii="Garamond" w:hAnsi="Garamond"/>
          <w:noProof/>
          <w:sz w:val="20"/>
          <w:szCs w:val="20"/>
        </w:rPr>
        <w:drawing>
          <wp:anchor distT="0" distB="0" distL="114300" distR="114300" simplePos="0" relativeHeight="251662336" behindDoc="0" locked="0" layoutInCell="1" allowOverlap="1" wp14:anchorId="0865596F" wp14:editId="6E2A43AB">
            <wp:simplePos x="0" y="0"/>
            <wp:positionH relativeFrom="column">
              <wp:posOffset>-85090</wp:posOffset>
            </wp:positionH>
            <wp:positionV relativeFrom="paragraph">
              <wp:posOffset>65036</wp:posOffset>
            </wp:positionV>
            <wp:extent cx="878675" cy="832513"/>
            <wp:effectExtent l="0" t="0" r="0" b="5715"/>
            <wp:wrapNone/>
            <wp:docPr id="1479165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65811" name="Picture 1479165811"/>
                    <pic:cNvPicPr/>
                  </pic:nvPicPr>
                  <pic:blipFill rotWithShape="1">
                    <a:blip r:embed="rId10" cstate="print">
                      <a:extLst>
                        <a:ext uri="{28A0092B-C50C-407E-A947-70E740481C1C}">
                          <a14:useLocalDpi xmlns:a14="http://schemas.microsoft.com/office/drawing/2010/main" val="0"/>
                        </a:ext>
                      </a:extLst>
                    </a:blip>
                    <a:srcRect t="6649" b="30186"/>
                    <a:stretch>
                      <a:fillRect/>
                    </a:stretch>
                  </pic:blipFill>
                  <pic:spPr bwMode="auto">
                    <a:xfrm>
                      <a:off x="0" y="0"/>
                      <a:ext cx="878675" cy="8325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65802E" w14:textId="77777777" w:rsidR="00433368" w:rsidRDefault="00433368" w:rsidP="00CA6C16">
      <w:pPr>
        <w:pStyle w:val="isselectedend"/>
        <w:rPr>
          <w:rFonts w:ascii="Garamond" w:hAnsi="Garamond"/>
          <w:sz w:val="20"/>
          <w:szCs w:val="20"/>
        </w:rPr>
      </w:pPr>
    </w:p>
    <w:p w14:paraId="3939E4C7" w14:textId="77777777" w:rsidR="00433368" w:rsidRPr="002D24EC" w:rsidRDefault="00433368" w:rsidP="00CA6C16">
      <w:pPr>
        <w:pStyle w:val="isselectedend"/>
        <w:rPr>
          <w:rFonts w:ascii="Garamond" w:hAnsi="Garamond"/>
          <w:sz w:val="20"/>
          <w:szCs w:val="20"/>
        </w:rPr>
      </w:pPr>
    </w:p>
    <w:p w14:paraId="53E89B4D" w14:textId="7A962C31" w:rsidR="00CA6C16" w:rsidRPr="002D24EC" w:rsidRDefault="00433368" w:rsidP="00CA6C16">
      <w:pPr>
        <w:pStyle w:val="NormalWeb"/>
        <w:rPr>
          <w:rFonts w:ascii="Garamond" w:hAnsi="Garamond"/>
          <w:sz w:val="20"/>
          <w:szCs w:val="20"/>
        </w:rPr>
      </w:pPr>
      <w:r>
        <w:rPr>
          <w:rStyle w:val="Strong"/>
          <w:rFonts w:ascii="Garamond" w:hAnsi="Garamond"/>
          <w:sz w:val="20"/>
          <w:szCs w:val="20"/>
        </w:rPr>
        <w:t xml:space="preserve">Mr </w:t>
      </w:r>
      <w:r w:rsidR="00CA6C16" w:rsidRPr="002D24EC">
        <w:rPr>
          <w:rStyle w:val="Strong"/>
          <w:rFonts w:ascii="Garamond" w:hAnsi="Garamond"/>
          <w:sz w:val="20"/>
          <w:szCs w:val="20"/>
        </w:rPr>
        <w:t>Huzeifa Unwala</w:t>
      </w:r>
      <w:r w:rsidR="00CA6C16" w:rsidRPr="002D24EC">
        <w:rPr>
          <w:rFonts w:ascii="Garamond" w:hAnsi="Garamond"/>
          <w:sz w:val="20"/>
          <w:szCs w:val="20"/>
        </w:rPr>
        <w:br/>
        <w:t>Senior Partner</w:t>
      </w:r>
      <w:r>
        <w:rPr>
          <w:rFonts w:ascii="Garamond" w:hAnsi="Garamond"/>
          <w:sz w:val="20"/>
          <w:szCs w:val="20"/>
        </w:rPr>
        <w:t xml:space="preserve"> &amp; Founder</w:t>
      </w:r>
      <w:r w:rsidR="00CA6C16" w:rsidRPr="002D24EC">
        <w:rPr>
          <w:rFonts w:ascii="Garamond" w:hAnsi="Garamond"/>
          <w:sz w:val="20"/>
          <w:szCs w:val="20"/>
        </w:rPr>
        <w:br/>
        <w:t>JHS &amp; Associates LLP</w:t>
      </w:r>
    </w:p>
    <w:p w14:paraId="0E34407A" w14:textId="509EAAFA" w:rsidR="00CA6C16" w:rsidRPr="002D24EC" w:rsidRDefault="00CA6C16">
      <w:pPr>
        <w:rPr>
          <w:rFonts w:ascii="Garamond" w:hAnsi="Garamond"/>
        </w:rPr>
      </w:pPr>
    </w:p>
    <w:p w14:paraId="1FAB807A" w14:textId="77777777" w:rsidR="00464562" w:rsidRPr="002D24EC" w:rsidRDefault="00464562" w:rsidP="00C4688D">
      <w:pPr>
        <w:spacing w:before="60" w:after="60"/>
        <w:rPr>
          <w:rFonts w:ascii="Garamond" w:hAnsi="Garamond"/>
        </w:rPr>
      </w:pPr>
    </w:p>
    <w:sectPr w:rsidR="00464562" w:rsidRPr="002D24EC" w:rsidSect="00C4688D">
      <w:headerReference w:type="default" r:id="rId11"/>
      <w:footerReference w:type="default" r:id="rId12"/>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5200D" w14:textId="77777777" w:rsidR="00645646" w:rsidRDefault="00645646">
      <w:r>
        <w:separator/>
      </w:r>
    </w:p>
  </w:endnote>
  <w:endnote w:type="continuationSeparator" w:id="0">
    <w:p w14:paraId="1C7AE23F" w14:textId="77777777" w:rsidR="00645646" w:rsidRDefault="00645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465C" w14:textId="2B20C448" w:rsidR="00883299" w:rsidRDefault="001802E6" w:rsidP="00C7393A">
    <w:pPr>
      <w:pStyle w:val="Footer"/>
    </w:pPr>
    <w:r>
      <w:rPr>
        <w:noProof/>
      </w:rPr>
      <mc:AlternateContent>
        <mc:Choice Requires="wps">
          <w:drawing>
            <wp:anchor distT="0" distB="0" distL="114300" distR="114300" simplePos="0" relativeHeight="251659264" behindDoc="0" locked="0" layoutInCell="1" allowOverlap="1" wp14:anchorId="27C01191" wp14:editId="38F33CCA">
              <wp:simplePos x="0" y="0"/>
              <wp:positionH relativeFrom="column">
                <wp:posOffset>-86711</wp:posOffset>
              </wp:positionH>
              <wp:positionV relativeFrom="paragraph">
                <wp:posOffset>-74404</wp:posOffset>
              </wp:positionV>
              <wp:extent cx="6519041" cy="0"/>
              <wp:effectExtent l="0" t="0" r="8890" b="12700"/>
              <wp:wrapNone/>
              <wp:docPr id="1654517950" name="Straight Connector 1"/>
              <wp:cNvGraphicFramePr/>
              <a:graphic xmlns:a="http://schemas.openxmlformats.org/drawingml/2006/main">
                <a:graphicData uri="http://schemas.microsoft.com/office/word/2010/wordprocessingShape">
                  <wps:wsp>
                    <wps:cNvCnPr/>
                    <wps:spPr>
                      <a:xfrm>
                        <a:off x="0" y="0"/>
                        <a:ext cx="6519041" cy="0"/>
                      </a:xfrm>
                      <a:prstGeom prst="line">
                        <a:avLst/>
                      </a:prstGeom>
                      <a:ln>
                        <a:solidFill>
                          <a:srgbClr val="EE0000"/>
                        </a:solidFill>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6EA4DBB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5pt,-5.85pt" to="506.4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" strokecolor="#e00" strokeweight="1pt">
              <v:stroke joinstyle="miter"/>
            </v:line>
          </w:pict>
        </mc:Fallback>
      </mc:AlternateContent>
    </w:r>
    <w:r w:rsidR="00C7393A">
      <w:t>HR POLICY HANDBOOK 2026-27</w:t>
    </w:r>
    <w:r w:rsidR="00C7393A">
      <w:tab/>
    </w:r>
    <w:r w:rsidR="00C7393A">
      <w:tab/>
      <w:t xml:space="preserve"> Page </w:t>
    </w:r>
    <w:r w:rsidR="00C7393A">
      <w:fldChar w:fldCharType="begin"/>
    </w:r>
    <w:r w:rsidR="00C7393A">
      <w:instrText>PAGE</w:instrText>
    </w:r>
    <w:r w:rsidR="00C7393A">
      <w:fldChar w:fldCharType="separate"/>
    </w:r>
    <w:r w:rsidR="00C7393A">
      <w:t>22</w:t>
    </w:r>
    <w:r w:rsidR="00C7393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F9CC" w14:textId="77777777" w:rsidR="00645646" w:rsidRDefault="00645646">
      <w:r>
        <w:separator/>
      </w:r>
    </w:p>
  </w:footnote>
  <w:footnote w:type="continuationSeparator" w:id="0">
    <w:p w14:paraId="4C599066" w14:textId="77777777" w:rsidR="00645646" w:rsidRDefault="00645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872B" w14:textId="74F53A2D" w:rsidR="00D86CC3" w:rsidRDefault="001802E6">
    <w:pPr>
      <w:pBdr>
        <w:bottom w:val="single" w:sz="2" w:space="0" w:color="CCCCCC"/>
      </w:pBdr>
    </w:pPr>
    <w:r>
      <w:rPr>
        <w:noProof/>
      </w:rPr>
      <w:drawing>
        <wp:anchor distT="0" distB="0" distL="114300" distR="114300" simplePos="0" relativeHeight="251658240" behindDoc="0" locked="0" layoutInCell="1" allowOverlap="1" wp14:anchorId="2DF3B10A" wp14:editId="365150BF">
          <wp:simplePos x="0" y="0"/>
          <wp:positionH relativeFrom="column">
            <wp:posOffset>5456621</wp:posOffset>
          </wp:positionH>
          <wp:positionV relativeFrom="paragraph">
            <wp:posOffset>-141890</wp:posOffset>
          </wp:positionV>
          <wp:extent cx="889200" cy="28800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318865-7cde-427f-a3d8-17f38e8e1042.png"/>
                  <pic:cNvPicPr/>
                </pic:nvPicPr>
                <pic:blipFill>
                  <a:blip r:embed="rId1">
                    <a:extLst>
                      <a:ext uri="{28A0092B-C50C-407E-A947-70E740481C1C}">
                        <a14:useLocalDpi xmlns:a14="http://schemas.microsoft.com/office/drawing/2010/main" val="0"/>
                      </a:ext>
                    </a:extLst>
                  </a:blip>
                  <a:stretch>
                    <a:fillRect/>
                  </a:stretch>
                </pic:blipFill>
                <pic:spPr>
                  <a:xfrm>
                    <a:off x="0" y="0"/>
                    <a:ext cx="889200" cy="288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003A"/>
    <w:multiLevelType w:val="hybridMultilevel"/>
    <w:tmpl w:val="C520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AC1B25"/>
    <w:multiLevelType w:val="hybridMultilevel"/>
    <w:tmpl w:val="34367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B45B6B"/>
    <w:multiLevelType w:val="hybridMultilevel"/>
    <w:tmpl w:val="DB40E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561F93"/>
    <w:multiLevelType w:val="hybridMultilevel"/>
    <w:tmpl w:val="C4EE6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777379"/>
    <w:multiLevelType w:val="hybridMultilevel"/>
    <w:tmpl w:val="93B0649E"/>
    <w:lvl w:ilvl="0" w:tplc="89203C28">
      <w:start w:val="1"/>
      <w:numFmt w:val="bullet"/>
      <w:lvlText w:val="●"/>
      <w:lvlJc w:val="left"/>
      <w:pPr>
        <w:ind w:left="720" w:hanging="360"/>
      </w:pPr>
    </w:lvl>
    <w:lvl w:ilvl="1" w:tplc="1F1A7118">
      <w:start w:val="1"/>
      <w:numFmt w:val="bullet"/>
      <w:lvlText w:val="○"/>
      <w:lvlJc w:val="left"/>
      <w:pPr>
        <w:ind w:left="1440" w:hanging="360"/>
      </w:pPr>
    </w:lvl>
    <w:lvl w:ilvl="2" w:tplc="37064158">
      <w:start w:val="1"/>
      <w:numFmt w:val="bullet"/>
      <w:lvlText w:val="■"/>
      <w:lvlJc w:val="left"/>
      <w:pPr>
        <w:ind w:left="2160" w:hanging="360"/>
      </w:pPr>
    </w:lvl>
    <w:lvl w:ilvl="3" w:tplc="2B2449BA">
      <w:start w:val="1"/>
      <w:numFmt w:val="bullet"/>
      <w:lvlText w:val="●"/>
      <w:lvlJc w:val="left"/>
      <w:pPr>
        <w:ind w:left="2880" w:hanging="360"/>
      </w:pPr>
    </w:lvl>
    <w:lvl w:ilvl="4" w:tplc="C1A68088">
      <w:start w:val="1"/>
      <w:numFmt w:val="bullet"/>
      <w:lvlText w:val="○"/>
      <w:lvlJc w:val="left"/>
      <w:pPr>
        <w:ind w:left="3600" w:hanging="360"/>
      </w:pPr>
    </w:lvl>
    <w:lvl w:ilvl="5" w:tplc="3ECEBDB0">
      <w:start w:val="1"/>
      <w:numFmt w:val="bullet"/>
      <w:lvlText w:val="■"/>
      <w:lvlJc w:val="left"/>
      <w:pPr>
        <w:ind w:left="4320" w:hanging="360"/>
      </w:pPr>
    </w:lvl>
    <w:lvl w:ilvl="6" w:tplc="AE3E20CE">
      <w:start w:val="1"/>
      <w:numFmt w:val="bullet"/>
      <w:lvlText w:val="●"/>
      <w:lvlJc w:val="left"/>
      <w:pPr>
        <w:ind w:left="5040" w:hanging="360"/>
      </w:pPr>
    </w:lvl>
    <w:lvl w:ilvl="7" w:tplc="DDBE406E">
      <w:start w:val="1"/>
      <w:numFmt w:val="bullet"/>
      <w:lvlText w:val="●"/>
      <w:lvlJc w:val="left"/>
      <w:pPr>
        <w:ind w:left="5760" w:hanging="360"/>
      </w:pPr>
    </w:lvl>
    <w:lvl w:ilvl="8" w:tplc="3DD6AFE4">
      <w:start w:val="1"/>
      <w:numFmt w:val="bullet"/>
      <w:lvlText w:val="●"/>
      <w:lvlJc w:val="left"/>
      <w:pPr>
        <w:ind w:left="6480" w:hanging="360"/>
      </w:pPr>
    </w:lvl>
  </w:abstractNum>
  <w:abstractNum w:abstractNumId="5" w15:restartNumberingAfterBreak="0">
    <w:nsid w:val="239D6FFA"/>
    <w:multiLevelType w:val="multilevel"/>
    <w:tmpl w:val="2594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60F4D"/>
    <w:multiLevelType w:val="hybridMultilevel"/>
    <w:tmpl w:val="6492932A"/>
    <w:lvl w:ilvl="0" w:tplc="294225BC">
      <w:start w:val="1"/>
      <w:numFmt w:val="bullet"/>
      <w:lvlText w:val="•"/>
      <w:lvlJc w:val="left"/>
      <w:pPr>
        <w:ind w:left="480" w:hanging="240"/>
      </w:pPr>
      <w:rPr>
        <w:rFonts w:ascii="Arial" w:eastAsia="Arial" w:hAnsi="Arial" w:cs="Arial"/>
        <w:sz w:val="20"/>
        <w:szCs w:val="20"/>
      </w:rPr>
    </w:lvl>
    <w:lvl w:ilvl="1" w:tplc="0546B5B4">
      <w:start w:val="1"/>
      <w:numFmt w:val="bullet"/>
      <w:lvlText w:val="◦"/>
      <w:lvlJc w:val="left"/>
      <w:pPr>
        <w:ind w:left="720" w:hanging="240"/>
      </w:pPr>
      <w:rPr>
        <w:rFonts w:ascii="Arial" w:eastAsia="Arial" w:hAnsi="Arial" w:cs="Arial"/>
        <w:sz w:val="19"/>
        <w:szCs w:val="19"/>
      </w:rPr>
    </w:lvl>
    <w:lvl w:ilvl="2" w:tplc="5094CCFE">
      <w:numFmt w:val="decimal"/>
      <w:lvlText w:val=""/>
      <w:lvlJc w:val="left"/>
    </w:lvl>
    <w:lvl w:ilvl="3" w:tplc="A9D27B08">
      <w:numFmt w:val="decimal"/>
      <w:lvlText w:val=""/>
      <w:lvlJc w:val="left"/>
    </w:lvl>
    <w:lvl w:ilvl="4" w:tplc="7278D712">
      <w:numFmt w:val="decimal"/>
      <w:lvlText w:val=""/>
      <w:lvlJc w:val="left"/>
    </w:lvl>
    <w:lvl w:ilvl="5" w:tplc="4508A64E">
      <w:numFmt w:val="decimal"/>
      <w:lvlText w:val=""/>
      <w:lvlJc w:val="left"/>
    </w:lvl>
    <w:lvl w:ilvl="6" w:tplc="6728CC00">
      <w:numFmt w:val="decimal"/>
      <w:lvlText w:val=""/>
      <w:lvlJc w:val="left"/>
    </w:lvl>
    <w:lvl w:ilvl="7" w:tplc="CB2A9D56">
      <w:numFmt w:val="decimal"/>
      <w:lvlText w:val=""/>
      <w:lvlJc w:val="left"/>
    </w:lvl>
    <w:lvl w:ilvl="8" w:tplc="8BA83C28">
      <w:numFmt w:val="decimal"/>
      <w:lvlText w:val=""/>
      <w:lvlJc w:val="left"/>
    </w:lvl>
  </w:abstractNum>
  <w:abstractNum w:abstractNumId="7" w15:restartNumberingAfterBreak="0">
    <w:nsid w:val="3F0738C4"/>
    <w:multiLevelType w:val="multilevel"/>
    <w:tmpl w:val="E2A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36E6B"/>
    <w:multiLevelType w:val="hybridMultilevel"/>
    <w:tmpl w:val="844E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4B6015"/>
    <w:multiLevelType w:val="hybridMultilevel"/>
    <w:tmpl w:val="800E2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8886007">
    <w:abstractNumId w:val="4"/>
    <w:lvlOverride w:ilvl="0">
      <w:startOverride w:val="1"/>
    </w:lvlOverride>
  </w:num>
  <w:num w:numId="2" w16cid:durableId="695424436">
    <w:abstractNumId w:val="1"/>
  </w:num>
  <w:num w:numId="3" w16cid:durableId="2138647189">
    <w:abstractNumId w:val="8"/>
  </w:num>
  <w:num w:numId="4" w16cid:durableId="1116677129">
    <w:abstractNumId w:val="2"/>
  </w:num>
  <w:num w:numId="5" w16cid:durableId="420882001">
    <w:abstractNumId w:val="3"/>
  </w:num>
  <w:num w:numId="6" w16cid:durableId="517619719">
    <w:abstractNumId w:val="5"/>
  </w:num>
  <w:num w:numId="7" w16cid:durableId="1166016544">
    <w:abstractNumId w:val="9"/>
  </w:num>
  <w:num w:numId="8" w16cid:durableId="1615937545">
    <w:abstractNumId w:val="7"/>
  </w:num>
  <w:num w:numId="9" w16cid:durableId="6769270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vitra Sharma">
    <w15:presenceInfo w15:providerId="AD" w15:userId="S-1-5-21-744141066-2051657431-426045570-18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C3"/>
    <w:rsid w:val="00003231"/>
    <w:rsid w:val="000230A0"/>
    <w:rsid w:val="000B51B8"/>
    <w:rsid w:val="000D511C"/>
    <w:rsid w:val="000F43C0"/>
    <w:rsid w:val="00107063"/>
    <w:rsid w:val="00135524"/>
    <w:rsid w:val="00146F1B"/>
    <w:rsid w:val="001802E6"/>
    <w:rsid w:val="002D24EC"/>
    <w:rsid w:val="00306113"/>
    <w:rsid w:val="0033151A"/>
    <w:rsid w:val="00350864"/>
    <w:rsid w:val="003649B0"/>
    <w:rsid w:val="003A4D3F"/>
    <w:rsid w:val="00433368"/>
    <w:rsid w:val="00464562"/>
    <w:rsid w:val="0047756B"/>
    <w:rsid w:val="0049229C"/>
    <w:rsid w:val="004A14EE"/>
    <w:rsid w:val="004B4813"/>
    <w:rsid w:val="004B5A4E"/>
    <w:rsid w:val="004E32E8"/>
    <w:rsid w:val="004F0409"/>
    <w:rsid w:val="00536DE9"/>
    <w:rsid w:val="005A2C97"/>
    <w:rsid w:val="005B65B4"/>
    <w:rsid w:val="005F14BF"/>
    <w:rsid w:val="00645646"/>
    <w:rsid w:val="0068750E"/>
    <w:rsid w:val="006A2A81"/>
    <w:rsid w:val="006B41B6"/>
    <w:rsid w:val="006F790D"/>
    <w:rsid w:val="00712C7A"/>
    <w:rsid w:val="007D1F47"/>
    <w:rsid w:val="008007B3"/>
    <w:rsid w:val="0080379A"/>
    <w:rsid w:val="00804F8F"/>
    <w:rsid w:val="008208F0"/>
    <w:rsid w:val="0083178E"/>
    <w:rsid w:val="00861E48"/>
    <w:rsid w:val="00870831"/>
    <w:rsid w:val="00883299"/>
    <w:rsid w:val="008F2C58"/>
    <w:rsid w:val="00915D9C"/>
    <w:rsid w:val="0094711A"/>
    <w:rsid w:val="009548DF"/>
    <w:rsid w:val="009631E3"/>
    <w:rsid w:val="00967BCB"/>
    <w:rsid w:val="009D1C97"/>
    <w:rsid w:val="00A910E5"/>
    <w:rsid w:val="00AB574A"/>
    <w:rsid w:val="00AD7274"/>
    <w:rsid w:val="00AE0949"/>
    <w:rsid w:val="00B36380"/>
    <w:rsid w:val="00C4688D"/>
    <w:rsid w:val="00C7393A"/>
    <w:rsid w:val="00CA2CFC"/>
    <w:rsid w:val="00CA6C16"/>
    <w:rsid w:val="00CE266C"/>
    <w:rsid w:val="00D559B7"/>
    <w:rsid w:val="00D82CED"/>
    <w:rsid w:val="00D86CC3"/>
    <w:rsid w:val="00DE43E1"/>
    <w:rsid w:val="00E22513"/>
    <w:rsid w:val="00E933A0"/>
    <w:rsid w:val="00EB6EB8"/>
    <w:rsid w:val="00F46744"/>
    <w:rsid w:val="00F51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FFB4"/>
  <w15:docId w15:val="{EF339CB7-77EE-4A6A-8C20-75E399BE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A2A81"/>
    <w:pPr>
      <w:tabs>
        <w:tab w:val="center" w:pos="4513"/>
        <w:tab w:val="right" w:pos="9026"/>
      </w:tabs>
    </w:pPr>
  </w:style>
  <w:style w:type="character" w:customStyle="1" w:styleId="HeaderChar">
    <w:name w:val="Header Char"/>
    <w:basedOn w:val="DefaultParagraphFont"/>
    <w:link w:val="Header"/>
    <w:uiPriority w:val="99"/>
    <w:rsid w:val="006A2A81"/>
  </w:style>
  <w:style w:type="paragraph" w:styleId="Footer">
    <w:name w:val="footer"/>
    <w:basedOn w:val="Normal"/>
    <w:link w:val="FooterChar"/>
    <w:uiPriority w:val="99"/>
    <w:unhideWhenUsed/>
    <w:rsid w:val="006A2A81"/>
    <w:pPr>
      <w:tabs>
        <w:tab w:val="center" w:pos="4513"/>
        <w:tab w:val="right" w:pos="9026"/>
      </w:tabs>
    </w:pPr>
  </w:style>
  <w:style w:type="character" w:customStyle="1" w:styleId="FooterChar">
    <w:name w:val="Footer Char"/>
    <w:basedOn w:val="DefaultParagraphFont"/>
    <w:link w:val="Footer"/>
    <w:uiPriority w:val="99"/>
    <w:rsid w:val="006A2A81"/>
  </w:style>
  <w:style w:type="character" w:styleId="UnresolvedMention">
    <w:name w:val="Unresolved Mention"/>
    <w:basedOn w:val="DefaultParagraphFont"/>
    <w:uiPriority w:val="99"/>
    <w:semiHidden/>
    <w:unhideWhenUsed/>
    <w:rsid w:val="00AB574A"/>
    <w:rPr>
      <w:color w:val="605E5C"/>
      <w:shd w:val="clear" w:color="auto" w:fill="E1DFDD"/>
    </w:rPr>
  </w:style>
  <w:style w:type="table" w:styleId="TableGrid">
    <w:name w:val="Table Grid"/>
    <w:basedOn w:val="TableNormal"/>
    <w:uiPriority w:val="39"/>
    <w:rsid w:val="006B4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32E8"/>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22513"/>
    <w:rPr>
      <w:b/>
      <w:bCs/>
    </w:rPr>
  </w:style>
  <w:style w:type="paragraph" w:styleId="TOCHeading">
    <w:name w:val="TOC Heading"/>
    <w:basedOn w:val="Heading1"/>
    <w:next w:val="Normal"/>
    <w:uiPriority w:val="39"/>
    <w:unhideWhenUsed/>
    <w:qFormat/>
    <w:rsid w:val="004F0409"/>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lang w:val="en-US" w:eastAsia="en-US"/>
    </w:rPr>
  </w:style>
  <w:style w:type="paragraph" w:styleId="TOC1">
    <w:name w:val="toc 1"/>
    <w:basedOn w:val="Normal"/>
    <w:next w:val="Normal"/>
    <w:autoRedefine/>
    <w:uiPriority w:val="39"/>
    <w:unhideWhenUsed/>
    <w:rsid w:val="004F0409"/>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semiHidden/>
    <w:unhideWhenUsed/>
    <w:rsid w:val="004F0409"/>
    <w:pPr>
      <w:spacing w:before="120"/>
      <w:ind w:left="20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4F0409"/>
    <w:pPr>
      <w:ind w:left="400"/>
    </w:pPr>
    <w:rPr>
      <w:rFonts w:asciiTheme="minorHAnsi" w:hAnsiTheme="minorHAnsi" w:cstheme="minorHAnsi"/>
    </w:rPr>
  </w:style>
  <w:style w:type="paragraph" w:styleId="TOC4">
    <w:name w:val="toc 4"/>
    <w:basedOn w:val="Normal"/>
    <w:next w:val="Normal"/>
    <w:autoRedefine/>
    <w:uiPriority w:val="39"/>
    <w:semiHidden/>
    <w:unhideWhenUsed/>
    <w:rsid w:val="004F0409"/>
    <w:pPr>
      <w:ind w:left="600"/>
    </w:pPr>
    <w:rPr>
      <w:rFonts w:asciiTheme="minorHAnsi" w:hAnsiTheme="minorHAnsi" w:cstheme="minorHAnsi"/>
    </w:rPr>
  </w:style>
  <w:style w:type="paragraph" w:styleId="TOC5">
    <w:name w:val="toc 5"/>
    <w:basedOn w:val="Normal"/>
    <w:next w:val="Normal"/>
    <w:autoRedefine/>
    <w:uiPriority w:val="39"/>
    <w:semiHidden/>
    <w:unhideWhenUsed/>
    <w:rsid w:val="004F0409"/>
    <w:pPr>
      <w:ind w:left="800"/>
    </w:pPr>
    <w:rPr>
      <w:rFonts w:asciiTheme="minorHAnsi" w:hAnsiTheme="minorHAnsi" w:cstheme="minorHAnsi"/>
    </w:rPr>
  </w:style>
  <w:style w:type="paragraph" w:styleId="TOC6">
    <w:name w:val="toc 6"/>
    <w:basedOn w:val="Normal"/>
    <w:next w:val="Normal"/>
    <w:autoRedefine/>
    <w:uiPriority w:val="39"/>
    <w:semiHidden/>
    <w:unhideWhenUsed/>
    <w:rsid w:val="004F0409"/>
    <w:pPr>
      <w:ind w:left="1000"/>
    </w:pPr>
    <w:rPr>
      <w:rFonts w:asciiTheme="minorHAnsi" w:hAnsiTheme="minorHAnsi" w:cstheme="minorHAnsi"/>
    </w:rPr>
  </w:style>
  <w:style w:type="paragraph" w:styleId="TOC7">
    <w:name w:val="toc 7"/>
    <w:basedOn w:val="Normal"/>
    <w:next w:val="Normal"/>
    <w:autoRedefine/>
    <w:uiPriority w:val="39"/>
    <w:semiHidden/>
    <w:unhideWhenUsed/>
    <w:rsid w:val="004F0409"/>
    <w:pPr>
      <w:ind w:left="1200"/>
    </w:pPr>
    <w:rPr>
      <w:rFonts w:asciiTheme="minorHAnsi" w:hAnsiTheme="minorHAnsi" w:cstheme="minorHAnsi"/>
    </w:rPr>
  </w:style>
  <w:style w:type="paragraph" w:styleId="TOC8">
    <w:name w:val="toc 8"/>
    <w:basedOn w:val="Normal"/>
    <w:next w:val="Normal"/>
    <w:autoRedefine/>
    <w:uiPriority w:val="39"/>
    <w:semiHidden/>
    <w:unhideWhenUsed/>
    <w:rsid w:val="004F0409"/>
    <w:pPr>
      <w:ind w:left="1400"/>
    </w:pPr>
    <w:rPr>
      <w:rFonts w:asciiTheme="minorHAnsi" w:hAnsiTheme="minorHAnsi" w:cstheme="minorHAnsi"/>
    </w:rPr>
  </w:style>
  <w:style w:type="paragraph" w:styleId="TOC9">
    <w:name w:val="toc 9"/>
    <w:basedOn w:val="Normal"/>
    <w:next w:val="Normal"/>
    <w:autoRedefine/>
    <w:uiPriority w:val="39"/>
    <w:semiHidden/>
    <w:unhideWhenUsed/>
    <w:rsid w:val="004F0409"/>
    <w:pPr>
      <w:ind w:left="1600"/>
    </w:pPr>
    <w:rPr>
      <w:rFonts w:asciiTheme="minorHAnsi" w:hAnsiTheme="minorHAnsi" w:cstheme="minorHAnsi"/>
    </w:rPr>
  </w:style>
  <w:style w:type="paragraph" w:customStyle="1" w:styleId="isselectedend">
    <w:name w:val="isselectedend"/>
    <w:basedOn w:val="Normal"/>
    <w:rsid w:val="00CA6C16"/>
    <w:pPr>
      <w:spacing w:before="100" w:beforeAutospacing="1" w:after="100" w:afterAutospacing="1"/>
    </w:pPr>
    <w:rPr>
      <w:rFonts w:ascii="Times New Roman" w:eastAsia="Times New Roman" w:hAnsi="Times New Roman" w:cs="Times New Roman"/>
      <w:sz w:val="24"/>
      <w:szCs w:val="24"/>
      <w:lang w:eastAsia="en-GB"/>
    </w:rPr>
  </w:style>
  <w:style w:type="paragraph" w:styleId="Revision">
    <w:name w:val="Revision"/>
    <w:hidden/>
    <w:uiPriority w:val="99"/>
    <w:semiHidden/>
    <w:rsid w:val="000D5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hr@jhsassociates.in" TargetMode="Externa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E014E-D34E-8941-9805-EE24086D9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23</Pages>
  <Words>4432</Words>
  <Characters>25267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Pavitra Sharma</cp:lastModifiedBy>
  <cp:revision>11</cp:revision>
  <dcterms:created xsi:type="dcterms:W3CDTF">2026-04-02T02:27:00Z</dcterms:created>
  <dcterms:modified xsi:type="dcterms:W3CDTF">2026-05-18T12:16:00Z</dcterms:modified>
</cp:coreProperties>
</file>